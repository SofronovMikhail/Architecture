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80" w:rightFromText="180" w:vertAnchor="text" w:horzAnchor="margin" w:tblpXSpec="right" w:tblpY="-236"/>
        <w:tblW w:w="0" w:type="auto"/>
        <w:tblLook w:val="04A0" w:firstRow="1" w:lastRow="0" w:firstColumn="1" w:lastColumn="0" w:noHBand="0" w:noVBand="1"/>
        <w:tblPrChange w:id="0" w:author="Михаил" w:date="2023-12-24T01:18:00Z">
          <w:tblPr>
            <w:tblStyle w:val="a3"/>
            <w:tblpPr w:leftFromText="180" w:rightFromText="180" w:vertAnchor="text" w:horzAnchor="margin" w:tblpXSpec="right" w:tblpY="-236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233"/>
        <w:gridCol w:w="4315"/>
        <w:gridCol w:w="1882"/>
        <w:gridCol w:w="2229"/>
        <w:tblGridChange w:id="1">
          <w:tblGrid>
            <w:gridCol w:w="2233"/>
            <w:gridCol w:w="393"/>
            <w:gridCol w:w="2626"/>
            <w:gridCol w:w="1122"/>
            <w:gridCol w:w="174"/>
            <w:gridCol w:w="1330"/>
            <w:gridCol w:w="378"/>
            <w:gridCol w:w="174"/>
            <w:gridCol w:w="2055"/>
            <w:gridCol w:w="20"/>
            <w:gridCol w:w="154"/>
          </w:tblGrid>
        </w:tblGridChange>
      </w:tblGrid>
      <w:tr w:rsidR="00A17190" w:rsidTr="00986A0F">
        <w:trPr>
          <w:trHeight w:val="433"/>
          <w:ins w:id="2" w:author="Михаил" w:date="2023-12-24T00:14:00Z"/>
          <w:trPrChange w:id="3" w:author="Михаил" w:date="2023-12-24T01:18:00Z">
            <w:trPr>
              <w:gridAfter w:val="0"/>
              <w:trHeight w:val="433"/>
            </w:trPr>
          </w:trPrChange>
        </w:trPr>
        <w:tc>
          <w:tcPr>
            <w:tcW w:w="2233" w:type="dxa"/>
            <w:tcPrChange w:id="4" w:author="Михаил" w:date="2023-12-24T01:18:00Z">
              <w:tcPr>
                <w:tcW w:w="2626" w:type="dxa"/>
                <w:gridSpan w:val="2"/>
              </w:tcPr>
            </w:tcPrChange>
          </w:tcPr>
          <w:p w:rsidR="00A17190" w:rsidRPr="001C774B" w:rsidRDefault="00BF251B" w:rsidP="00A17190">
            <w:pPr>
              <w:jc w:val="center"/>
              <w:rPr>
                <w:ins w:id="5" w:author="Михаил" w:date="2023-12-24T00:14:00Z"/>
                <w:rFonts w:ascii="Times New Roman" w:hAnsi="Times New Roman" w:cs="Times New Roman"/>
                <w:sz w:val="28"/>
                <w:szCs w:val="28"/>
              </w:rPr>
            </w:pPr>
            <w:ins w:id="6" w:author="Михаил" w:date="2023-12-24T00:19:00Z">
              <w:r>
                <w:rPr>
                  <w:noProof/>
                  <w:lang w:eastAsia="ru-RU"/>
                </w:rPr>
                <mc:AlternateContent>
                  <mc:Choice Requires="wps">
                    <w:drawing>
                      <wp:anchor distT="0" distB="0" distL="114300" distR="114300" simplePos="0" relativeHeight="251666432" behindDoc="0" locked="0" layoutInCell="1" allowOverlap="1" wp14:anchorId="549049E4" wp14:editId="3E6F9342">
                        <wp:simplePos x="0" y="0"/>
                        <wp:positionH relativeFrom="margin">
                          <wp:posOffset>-1796415</wp:posOffset>
                        </wp:positionH>
                        <wp:positionV relativeFrom="paragraph">
                          <wp:posOffset>304800</wp:posOffset>
                        </wp:positionV>
                        <wp:extent cx="1104900" cy="333375"/>
                        <wp:effectExtent l="0" t="0" r="0" b="9525"/>
                        <wp:wrapNone/>
                        <wp:docPr id="10" name="Надпись 10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049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F251B" w:rsidRPr="00F45E67" w:rsidRDefault="00BF251B">
                                    <w:pPr>
                                      <w:jc w:val="center"/>
                                      <w:rPr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:rPrChange w:id="7" w:author="Михаил" w:date="2023-12-23T23:41:00Z">
                                          <w:rPr>
                                            <w:noProof/>
                                          </w:rPr>
                                        </w:rPrChange>
                                      </w:rPr>
                                      <w:pPrChange w:id="8" w:author="Михаил" w:date="2023-12-23T23:40:00Z">
                                        <w:pPr/>
                                      </w:pPrChange>
                                    </w:pPr>
                                    <w:ins w:id="9" w:author="Михаил" w:date="2023-12-24T00:18:00Z"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Экран №2</w:t>
                                      </w:r>
                                    </w:ins>
                                    <w:del w:id="10" w:author="Михаил" w:date="2023-12-23T23:40:00Z">
                                      <w:r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11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Поместите здесь ваш текст</w:delText>
                                      </w:r>
                                    </w:del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549049E4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0" o:spid="_x0000_s1026" type="#_x0000_t202" style="position:absolute;left:0;text-align:left;margin-left:-141.45pt;margin-top:24pt;width:87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" filled="f" stroked="f">
                        <v:textbox>
                          <w:txbxContent>
                            <w:p w:rsidR="00BF251B" w:rsidRPr="00F45E67" w:rsidRDefault="00BF251B" w:rsidP="00BF251B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:rPrChange w:id="12" w:author="Михаил" w:date="2023-12-23T23:41:00Z">
                                    <w:rPr>
                                      <w:noProof/>
                                    </w:rPr>
                                  </w:rPrChange>
                                </w:rPr>
                                <w:pPrChange w:id="13" w:author="Михаил" w:date="2023-12-23T23:40:00Z">
                                  <w:pPr/>
                                </w:pPrChange>
                              </w:pPr>
                              <w:ins w:id="14" w:author="Михаил" w:date="2023-12-24T00:18:00Z"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Экран №2</w:t>
                                </w:r>
                              </w:ins>
                              <w:del w:id="15" w:author="Михаил" w:date="2023-12-23T23:40:00Z">
                                <w:r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16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Поместите здесь ваш текст</w:delText>
                                </w:r>
                              </w:del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</w:ins>
            <w:ins w:id="12" w:author="Михаил" w:date="2023-12-23T23:40:00Z">
              <w:r w:rsidR="00A17190">
                <w:rPr>
                  <w:noProof/>
                  <w:lang w:eastAsia="ru-RU"/>
                </w:rPr>
                <mc:AlternateContent>
                  <mc:Choice Requires="wps">
                    <w:drawing>
                      <wp:anchor distT="0" distB="0" distL="114300" distR="114300" simplePos="0" relativeHeight="251661312" behindDoc="0" locked="0" layoutInCell="1" allowOverlap="1" wp14:anchorId="617B312A" wp14:editId="4E1A0368">
                        <wp:simplePos x="0" y="0"/>
                        <wp:positionH relativeFrom="margin">
                          <wp:posOffset>-3519170</wp:posOffset>
                        </wp:positionH>
                        <wp:positionV relativeFrom="paragraph">
                          <wp:posOffset>268605</wp:posOffset>
                        </wp:positionV>
                        <wp:extent cx="1104900" cy="333375"/>
                        <wp:effectExtent l="0" t="0" r="0" b="9525"/>
                        <wp:wrapNone/>
                        <wp:docPr id="3" name="Надпись 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049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45E67" w:rsidRPr="00F45E67" w:rsidRDefault="00F45E67">
                                    <w:pPr>
                                      <w:jc w:val="center"/>
                                      <w:rPr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:rPrChange w:id="13" w:author="Михаил" w:date="2023-12-23T23:41:00Z">
                                          <w:rPr>
                                            <w:noProof/>
                                          </w:rPr>
                                        </w:rPrChange>
                                      </w:rPr>
                                      <w:pPrChange w:id="14" w:author="Михаил" w:date="2023-12-23T23:40:00Z">
                                        <w:pPr/>
                                      </w:pPrChange>
                                    </w:pPr>
                                    <w:del w:id="15" w:author="Михаил" w:date="2023-12-23T23:40:00Z">
                                      <w:r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16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Поместите здесь ваш текст</w:delText>
                                      </w:r>
                                    </w:del>
                                    <w:ins w:id="17" w:author="Михаил" w:date="2023-12-23T23:41:00Z">
                                      <w:r w:rsidR="00783B80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Экран</w:t>
                                      </w:r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 №1</w:t>
                                      </w:r>
                                    </w:ins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617B312A" id="Надпись 3" o:spid="_x0000_s1027" type="#_x0000_t202" style="position:absolute;left:0;text-align:left;margin-left:-277.1pt;margin-top:21.15pt;width:87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" filled="f" stroked="f">
                        <v:textbox>
                          <w:txbxContent>
                            <w:p w:rsidR="00F45E67" w:rsidRPr="00F45E67" w:rsidRDefault="00F45E67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:rPrChange w:id="23" w:author="Михаил" w:date="2023-12-23T23:41:00Z">
                                    <w:rPr>
                                      <w:noProof/>
                                    </w:rPr>
                                  </w:rPrChange>
                                </w:rPr>
                                <w:pPrChange w:id="24" w:author="Михаил" w:date="2023-12-23T23:40:00Z">
                                  <w:pPr/>
                                </w:pPrChange>
                              </w:pPr>
                              <w:del w:id="25" w:author="Михаил" w:date="2023-12-23T23:40:00Z">
                                <w:r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26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Поместите здесь ваш текст</w:delText>
                                </w:r>
                              </w:del>
                              <w:ins w:id="27" w:author="Михаил" w:date="2023-12-23T23:41:00Z">
                                <w:r w:rsidR="00783B80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Экран</w:t>
                                </w:r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№1</w:t>
                                </w:r>
                              </w:ins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</w:ins>
            <w:ins w:id="18" w:author="Михаил" w:date="2023-12-24T00:14:00Z">
              <w:r w:rsidR="00A17190" w:rsidRPr="001C774B">
                <w:rPr>
                  <w:rFonts w:ascii="Times New Roman" w:hAnsi="Times New Roman" w:cs="Times New Roman"/>
                  <w:sz w:val="28"/>
                  <w:szCs w:val="28"/>
                </w:rPr>
                <w:t>Описание</w:t>
              </w:r>
            </w:ins>
          </w:p>
        </w:tc>
        <w:tc>
          <w:tcPr>
            <w:tcW w:w="4315" w:type="dxa"/>
            <w:tcPrChange w:id="19" w:author="Михаил" w:date="2023-12-24T01:18:00Z">
              <w:tcPr>
                <w:tcW w:w="2626" w:type="dxa"/>
              </w:tcPr>
            </w:tcPrChange>
          </w:tcPr>
          <w:p w:rsidR="00A17190" w:rsidRPr="001C774B" w:rsidRDefault="00A17190" w:rsidP="00A17190">
            <w:pPr>
              <w:jc w:val="center"/>
              <w:rPr>
                <w:ins w:id="20" w:author="Михаил" w:date="2023-12-24T00:14:00Z"/>
                <w:rFonts w:ascii="Times New Roman" w:hAnsi="Times New Roman" w:cs="Times New Roman"/>
                <w:sz w:val="28"/>
                <w:szCs w:val="28"/>
              </w:rPr>
            </w:pPr>
            <w:ins w:id="21" w:author="Михаил" w:date="2023-12-24T00:14:00Z">
              <w:r w:rsidRPr="001C774B">
                <w:rPr>
                  <w:rFonts w:ascii="Times New Roman" w:hAnsi="Times New Roman" w:cs="Times New Roman"/>
                  <w:sz w:val="28"/>
                  <w:szCs w:val="28"/>
                </w:rPr>
                <w:t>Шаги</w:t>
              </w:r>
            </w:ins>
          </w:p>
        </w:tc>
        <w:tc>
          <w:tcPr>
            <w:tcW w:w="1882" w:type="dxa"/>
            <w:tcPrChange w:id="22" w:author="Михаил" w:date="2023-12-24T01:18:00Z">
              <w:tcPr>
                <w:tcW w:w="2626" w:type="dxa"/>
                <w:gridSpan w:val="3"/>
              </w:tcPr>
            </w:tcPrChange>
          </w:tcPr>
          <w:p w:rsidR="00A17190" w:rsidRPr="001C774B" w:rsidRDefault="00A17190" w:rsidP="00A17190">
            <w:pPr>
              <w:jc w:val="center"/>
              <w:rPr>
                <w:ins w:id="23" w:author="Михаил" w:date="2023-12-24T00:14:00Z"/>
                <w:rFonts w:ascii="Times New Roman" w:hAnsi="Times New Roman" w:cs="Times New Roman"/>
                <w:sz w:val="28"/>
                <w:szCs w:val="28"/>
              </w:rPr>
            </w:pPr>
            <w:ins w:id="24" w:author="Михаил" w:date="2023-12-24T00:14:00Z">
              <w:r w:rsidRPr="001C774B">
                <w:rPr>
                  <w:rFonts w:ascii="Times New Roman" w:hAnsi="Times New Roman" w:cs="Times New Roman"/>
                  <w:sz w:val="28"/>
                  <w:szCs w:val="28"/>
                </w:rPr>
                <w:t>Входные данные</w:t>
              </w:r>
            </w:ins>
          </w:p>
        </w:tc>
        <w:tc>
          <w:tcPr>
            <w:tcW w:w="2229" w:type="dxa"/>
            <w:tcPrChange w:id="25" w:author="Михаил" w:date="2023-12-24T01:18:00Z">
              <w:tcPr>
                <w:tcW w:w="2627" w:type="dxa"/>
                <w:gridSpan w:val="4"/>
              </w:tcPr>
            </w:tcPrChange>
          </w:tcPr>
          <w:p w:rsidR="00A17190" w:rsidRPr="001C774B" w:rsidRDefault="00A17190" w:rsidP="00A17190">
            <w:pPr>
              <w:jc w:val="center"/>
              <w:rPr>
                <w:ins w:id="26" w:author="Михаил" w:date="2023-12-24T00:14:00Z"/>
                <w:rFonts w:ascii="Times New Roman" w:hAnsi="Times New Roman" w:cs="Times New Roman"/>
                <w:sz w:val="28"/>
                <w:szCs w:val="28"/>
              </w:rPr>
            </w:pPr>
            <w:ins w:id="27" w:author="Михаил" w:date="2023-12-24T00:14:00Z">
              <w:r w:rsidRPr="001C774B">
                <w:rPr>
                  <w:rFonts w:ascii="Times New Roman" w:hAnsi="Times New Roman" w:cs="Times New Roman"/>
                  <w:sz w:val="28"/>
                  <w:szCs w:val="28"/>
                </w:rPr>
                <w:t>Ожидаемые результаты</w:t>
              </w:r>
            </w:ins>
          </w:p>
        </w:tc>
      </w:tr>
      <w:tr w:rsidR="00A17190" w:rsidRPr="00591CD7" w:rsidTr="00986A0F">
        <w:trPr>
          <w:trHeight w:val="3594"/>
          <w:ins w:id="28" w:author="Михаил" w:date="2023-12-24T00:14:00Z"/>
          <w:trPrChange w:id="29" w:author="Михаил" w:date="2023-12-24T01:18:00Z">
            <w:trPr>
              <w:gridAfter w:val="0"/>
              <w:trHeight w:val="3594"/>
            </w:trPr>
          </w:trPrChange>
        </w:trPr>
        <w:tc>
          <w:tcPr>
            <w:tcW w:w="2233" w:type="dxa"/>
            <w:tcPrChange w:id="30" w:author="Михаил" w:date="2023-12-24T01:18:00Z">
              <w:tcPr>
                <w:tcW w:w="2626" w:type="dxa"/>
                <w:gridSpan w:val="2"/>
              </w:tcPr>
            </w:tcPrChange>
          </w:tcPr>
          <w:p w:rsidR="00A17190" w:rsidRDefault="00A17190" w:rsidP="00A17190">
            <w:pPr>
              <w:rPr>
                <w:ins w:id="31" w:author="Михаил" w:date="2023-12-24T00:14:00Z"/>
              </w:rPr>
            </w:pPr>
            <w:ins w:id="32" w:author="Михаил" w:date="2023-12-23T23:39:00Z">
              <w:r w:rsidRPr="00F45E67">
                <w:rPr>
                  <w:noProof/>
                  <w:lang w:eastAsia="ru-RU"/>
                </w:rPr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posOffset>-1863090</wp:posOffset>
                    </wp:positionH>
                    <wp:positionV relativeFrom="paragraph">
                      <wp:posOffset>224243</wp:posOffset>
                    </wp:positionV>
                    <wp:extent cx="1256637" cy="2811145"/>
                    <wp:effectExtent l="0" t="0" r="1270" b="0"/>
                    <wp:wrapNone/>
                    <wp:docPr id="2" name="Рисунок 2" descr="C:\Users\Михаил\Desktop\2023-12-23_23-13-57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 descr="C:\Users\Михаил\Desktop\2023-12-23_23-13-57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56637" cy="28111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  <w:r w:rsidRPr="00C0499D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margin">
                    <wp:posOffset>-3615690</wp:posOffset>
                  </wp:positionH>
                  <wp:positionV relativeFrom="paragraph">
                    <wp:posOffset>205740</wp:posOffset>
                  </wp:positionV>
                  <wp:extent cx="1271634" cy="2828925"/>
                  <wp:effectExtent l="0" t="0" r="5080" b="0"/>
                  <wp:wrapNone/>
                  <wp:docPr id="1" name="Рисунок 1" descr="C:\Users\Михаил\Desktop\2023-12-23_23-13-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Михаил\Desktop\2023-12-23_23-13-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1634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ins w:id="33" w:author="Михаил" w:date="2023-12-24T00:14:00Z">
              <w:r>
                <w:t>Регистрация пользователя</w:t>
              </w:r>
            </w:ins>
          </w:p>
        </w:tc>
        <w:tc>
          <w:tcPr>
            <w:tcW w:w="4315" w:type="dxa"/>
            <w:tcPrChange w:id="34" w:author="Михаил" w:date="2023-12-24T01:18:00Z">
              <w:tcPr>
                <w:tcW w:w="2626" w:type="dxa"/>
              </w:tcPr>
            </w:tcPrChange>
          </w:tcPr>
          <w:p w:rsidR="00A17190" w:rsidRDefault="00A17190" w:rsidP="00A17190">
            <w:pPr>
              <w:rPr>
                <w:ins w:id="35" w:author="Михаил" w:date="2023-12-24T00:14:00Z"/>
              </w:rPr>
            </w:pPr>
            <w:ins w:id="36" w:author="Михаил" w:date="2023-12-24T00:14:00Z">
              <w:r>
                <w:t xml:space="preserve">1.Нажимаем на кнопку </w:t>
              </w:r>
              <w:r w:rsidRPr="006400B1">
                <w:t>“</w:t>
              </w:r>
              <w:r>
                <w:rPr>
                  <w:lang w:val="en-US"/>
                </w:rPr>
                <w:t>registration</w:t>
              </w:r>
              <w:r w:rsidRPr="006400B1">
                <w:t>”</w:t>
              </w:r>
              <w:r>
                <w:t xml:space="preserve"> на экране №1.</w:t>
              </w:r>
            </w:ins>
          </w:p>
          <w:p w:rsidR="00A17190" w:rsidRDefault="00A17190" w:rsidP="00A17190">
            <w:pPr>
              <w:rPr>
                <w:ins w:id="37" w:author="Михаил" w:date="2023-12-24T00:14:00Z"/>
              </w:rPr>
            </w:pPr>
            <w:ins w:id="38" w:author="Михаил" w:date="2023-12-24T00:14:00Z">
              <w:r>
                <w:t xml:space="preserve">2.В открывшимся экране №2 в поле </w:t>
              </w:r>
              <w:r w:rsidRPr="006400B1">
                <w:t>“</w:t>
              </w:r>
              <w:r>
                <w:rPr>
                  <w:lang w:val="en-US"/>
                </w:rPr>
                <w:t>Login</w:t>
              </w:r>
              <w:r w:rsidRPr="006400B1">
                <w:t>”</w:t>
              </w:r>
            </w:ins>
          </w:p>
          <w:p w:rsidR="00A17190" w:rsidRDefault="00A17190" w:rsidP="00A17190">
            <w:pPr>
              <w:rPr>
                <w:ins w:id="39" w:author="Михаил" w:date="2023-12-24T00:14:00Z"/>
              </w:rPr>
            </w:pPr>
            <w:ins w:id="40" w:author="Михаил" w:date="2023-12-24T00:14:00Z">
              <w:r>
                <w:t>вводим свой логин.</w:t>
              </w:r>
            </w:ins>
          </w:p>
          <w:p w:rsidR="00A17190" w:rsidRDefault="00A17190" w:rsidP="00A17190">
            <w:pPr>
              <w:rPr>
                <w:ins w:id="41" w:author="Михаил" w:date="2023-12-24T00:14:00Z"/>
              </w:rPr>
            </w:pPr>
            <w:ins w:id="42" w:author="Михаил" w:date="2023-12-24T00:14:00Z">
              <w:r>
                <w:t xml:space="preserve">3.В поле </w:t>
              </w:r>
              <w:r w:rsidRPr="00A510E6">
                <w:t>“</w:t>
              </w:r>
              <w:r>
                <w:rPr>
                  <w:lang w:val="en-US"/>
                </w:rPr>
                <w:t>Password</w:t>
              </w:r>
              <w:r w:rsidRPr="00A510E6">
                <w:t>”</w:t>
              </w:r>
              <w:r w:rsidRPr="006400B1">
                <w:t xml:space="preserve"> </w:t>
              </w:r>
              <w:r>
                <w:t>вводим свой пароль.</w:t>
              </w:r>
            </w:ins>
          </w:p>
          <w:p w:rsidR="00A17190" w:rsidRDefault="00A17190" w:rsidP="00A17190">
            <w:pPr>
              <w:rPr>
                <w:ins w:id="43" w:author="Михаил" w:date="2023-12-24T00:14:00Z"/>
              </w:rPr>
            </w:pPr>
            <w:ins w:id="44" w:author="Михаил" w:date="2023-12-24T00:14:00Z">
              <w:r w:rsidRPr="000D7C26">
                <w:t>4.</w:t>
              </w:r>
              <w:r>
                <w:t>В</w:t>
              </w:r>
              <w:r w:rsidRPr="000D7C26">
                <w:t xml:space="preserve"> </w:t>
              </w:r>
              <w:r>
                <w:t>поле</w:t>
              </w:r>
              <w:r w:rsidRPr="000D7C26">
                <w:t xml:space="preserve"> </w:t>
              </w:r>
              <w:r w:rsidRPr="006400B1">
                <w:t>“</w:t>
              </w:r>
              <w:r>
                <w:rPr>
                  <w:lang w:val="en-US"/>
                </w:rPr>
                <w:t>Repeat</w:t>
              </w:r>
              <w:r w:rsidRPr="006400B1">
                <w:t xml:space="preserve"> </w:t>
              </w:r>
              <w:r>
                <w:rPr>
                  <w:lang w:val="en-US"/>
                </w:rPr>
                <w:t>the</w:t>
              </w:r>
              <w:r w:rsidRPr="006400B1">
                <w:t xml:space="preserve"> </w:t>
              </w:r>
              <w:r>
                <w:rPr>
                  <w:lang w:val="en-US"/>
                </w:rPr>
                <w:t>password</w:t>
              </w:r>
              <w:r w:rsidRPr="006400B1">
                <w:t>”</w:t>
              </w:r>
              <w:r>
                <w:t xml:space="preserve"> повторите указанный пароль.</w:t>
              </w:r>
            </w:ins>
          </w:p>
          <w:p w:rsidR="00A17190" w:rsidRDefault="00A17190" w:rsidP="00A17190">
            <w:pPr>
              <w:rPr>
                <w:ins w:id="45" w:author="Михаил" w:date="2023-12-24T00:14:00Z"/>
              </w:rPr>
            </w:pPr>
            <w:ins w:id="46" w:author="Михаил" w:date="2023-12-24T00:14:00Z">
              <w:r>
                <w:t xml:space="preserve">5.В поле </w:t>
              </w:r>
              <w:r w:rsidRPr="006400B1">
                <w:t>“</w:t>
              </w:r>
              <w:r>
                <w:rPr>
                  <w:lang w:val="en-US"/>
                </w:rPr>
                <w:t>Email</w:t>
              </w:r>
              <w:r w:rsidRPr="006400B1">
                <w:t>”</w:t>
              </w:r>
              <w:r>
                <w:t xml:space="preserve"> вводим свой адрес электронной почты.</w:t>
              </w:r>
            </w:ins>
          </w:p>
          <w:p w:rsidR="00A17190" w:rsidRPr="000D7C26" w:rsidRDefault="00A17190" w:rsidP="00A17190">
            <w:pPr>
              <w:rPr>
                <w:ins w:id="47" w:author="Михаил" w:date="2023-12-24T00:14:00Z"/>
              </w:rPr>
            </w:pPr>
            <w:ins w:id="48" w:author="Михаил" w:date="2023-12-24T00:14:00Z">
              <w:r>
                <w:t xml:space="preserve">6.Нажимаем на кнопку </w:t>
              </w:r>
              <w:r>
                <w:rPr>
                  <w:lang w:val="en-US"/>
                </w:rPr>
                <w:t>“registration”</w:t>
              </w:r>
              <w:r>
                <w:t>.</w:t>
              </w:r>
            </w:ins>
          </w:p>
        </w:tc>
        <w:tc>
          <w:tcPr>
            <w:tcW w:w="1882" w:type="dxa"/>
            <w:tcPrChange w:id="49" w:author="Михаил" w:date="2023-12-24T01:18:00Z">
              <w:tcPr>
                <w:tcW w:w="2626" w:type="dxa"/>
                <w:gridSpan w:val="3"/>
              </w:tcPr>
            </w:tcPrChange>
          </w:tcPr>
          <w:p w:rsidR="00A17190" w:rsidRDefault="00520FEE">
            <w:pPr>
              <w:rPr>
                <w:ins w:id="50" w:author="Михаил" w:date="2023-12-24T00:14:00Z"/>
              </w:rPr>
              <w:pPrChange w:id="51" w:author="Михаил" w:date="2023-12-24T01:42:00Z">
                <w:pPr>
                  <w:pStyle w:val="a6"/>
                  <w:framePr w:hSpace="180" w:wrap="around" w:vAnchor="text" w:hAnchor="margin" w:xAlign="right" w:y="-236"/>
                  <w:numPr>
                    <w:numId w:val="1"/>
                  </w:numPr>
                  <w:ind w:hanging="360"/>
                </w:pPr>
              </w:pPrChange>
            </w:pPr>
            <w:ins w:id="52" w:author="Михаил" w:date="2023-12-24T01:42:00Z">
              <w:r>
                <w:t>1.</w:t>
              </w:r>
            </w:ins>
            <w:ins w:id="53" w:author="Михаил" w:date="2023-12-24T00:14:00Z">
              <w:r w:rsidR="00A17190">
                <w:t>Ваш Логин.</w:t>
              </w:r>
            </w:ins>
          </w:p>
          <w:p w:rsidR="00A17190" w:rsidRDefault="00520FEE">
            <w:pPr>
              <w:rPr>
                <w:ins w:id="54" w:author="Михаил" w:date="2023-12-24T00:14:00Z"/>
              </w:rPr>
              <w:pPrChange w:id="55" w:author="Михаил" w:date="2023-12-24T01:42:00Z">
                <w:pPr>
                  <w:pStyle w:val="a6"/>
                  <w:framePr w:hSpace="180" w:wrap="around" w:vAnchor="text" w:hAnchor="margin" w:xAlign="right" w:y="-236"/>
                  <w:numPr>
                    <w:numId w:val="1"/>
                  </w:numPr>
                  <w:ind w:hanging="360"/>
                </w:pPr>
              </w:pPrChange>
            </w:pPr>
            <w:ins w:id="56" w:author="Михаил" w:date="2023-12-24T01:42:00Z">
              <w:r>
                <w:t>2.</w:t>
              </w:r>
            </w:ins>
            <w:ins w:id="57" w:author="Михаил" w:date="2023-12-24T00:14:00Z">
              <w:r w:rsidR="00A17190">
                <w:t>Ваш Пароль</w:t>
              </w:r>
            </w:ins>
          </w:p>
          <w:p w:rsidR="00A17190" w:rsidRDefault="00520FEE">
            <w:pPr>
              <w:rPr>
                <w:ins w:id="58" w:author="Михаил" w:date="2023-12-24T00:14:00Z"/>
              </w:rPr>
              <w:pPrChange w:id="59" w:author="Михаил" w:date="2023-12-24T01:42:00Z">
                <w:pPr>
                  <w:pStyle w:val="a6"/>
                  <w:framePr w:hSpace="180" w:wrap="around" w:vAnchor="text" w:hAnchor="margin" w:xAlign="right" w:y="-236"/>
                  <w:numPr>
                    <w:numId w:val="1"/>
                  </w:numPr>
                  <w:ind w:hanging="360"/>
                </w:pPr>
              </w:pPrChange>
            </w:pPr>
            <w:ins w:id="60" w:author="Михаил" w:date="2023-12-24T01:42:00Z">
              <w:r>
                <w:t>3.</w:t>
              </w:r>
            </w:ins>
            <w:ins w:id="61" w:author="Михаил" w:date="2023-12-24T00:14:00Z">
              <w:r w:rsidR="00A17190">
                <w:t>Повтор пароля</w:t>
              </w:r>
            </w:ins>
          </w:p>
          <w:p w:rsidR="00A17190" w:rsidRPr="000D7C26" w:rsidRDefault="00520FEE">
            <w:pPr>
              <w:rPr>
                <w:ins w:id="62" w:author="Михаил" w:date="2023-12-24T00:14:00Z"/>
              </w:rPr>
              <w:pPrChange w:id="63" w:author="Михаил" w:date="2023-12-24T01:42:00Z">
                <w:pPr>
                  <w:pStyle w:val="a6"/>
                  <w:framePr w:hSpace="180" w:wrap="around" w:vAnchor="text" w:hAnchor="margin" w:xAlign="right" w:y="-236"/>
                  <w:numPr>
                    <w:numId w:val="1"/>
                  </w:numPr>
                  <w:ind w:hanging="360"/>
                </w:pPr>
              </w:pPrChange>
            </w:pPr>
            <w:ins w:id="64" w:author="Михаил" w:date="2023-12-24T01:42:00Z">
              <w:r>
                <w:t>4.</w:t>
              </w:r>
            </w:ins>
            <w:ins w:id="65" w:author="Михаил" w:date="2023-12-24T00:14:00Z">
              <w:r w:rsidR="00A17190">
                <w:t xml:space="preserve">Ваш </w:t>
              </w:r>
              <w:r w:rsidR="00A17190" w:rsidRPr="00520FEE">
                <w:rPr>
                  <w:lang w:val="en-US"/>
                </w:rPr>
                <w:t>Email</w:t>
              </w:r>
            </w:ins>
          </w:p>
        </w:tc>
        <w:tc>
          <w:tcPr>
            <w:tcW w:w="2229" w:type="dxa"/>
            <w:tcPrChange w:id="66" w:author="Михаил" w:date="2023-12-24T01:18:00Z">
              <w:tcPr>
                <w:tcW w:w="2627" w:type="dxa"/>
                <w:gridSpan w:val="4"/>
              </w:tcPr>
            </w:tcPrChange>
          </w:tcPr>
          <w:p w:rsidR="00A17190" w:rsidRDefault="00A17190" w:rsidP="00A17190">
            <w:pPr>
              <w:rPr>
                <w:ins w:id="67" w:author="Михаил" w:date="2023-12-24T00:14:00Z"/>
              </w:rPr>
            </w:pPr>
            <w:ins w:id="68" w:author="Михаил" w:date="2023-12-24T00:14:00Z">
              <w:r>
                <w:t>Успешное регистрирование пользователя.</w:t>
              </w:r>
            </w:ins>
          </w:p>
          <w:p w:rsidR="00A17190" w:rsidRPr="000D7C26" w:rsidRDefault="00A17190" w:rsidP="00A17190">
            <w:pPr>
              <w:rPr>
                <w:ins w:id="69" w:author="Михаил" w:date="2023-12-24T00:14:00Z"/>
              </w:rPr>
            </w:pPr>
            <w:ins w:id="70" w:author="Михаил" w:date="2023-12-24T00:14:00Z">
              <w:r>
                <w:t>Переход на экран №1</w:t>
              </w:r>
            </w:ins>
          </w:p>
        </w:tc>
      </w:tr>
      <w:tr w:rsidR="00A17190" w:rsidRPr="00591CD7" w:rsidTr="00986A0F">
        <w:trPr>
          <w:trHeight w:val="1521"/>
          <w:ins w:id="71" w:author="Михаил" w:date="2023-12-24T00:14:00Z"/>
          <w:trPrChange w:id="72" w:author="Михаил" w:date="2023-12-24T01:18:00Z">
            <w:trPr>
              <w:gridAfter w:val="0"/>
              <w:trHeight w:val="1521"/>
            </w:trPr>
          </w:trPrChange>
        </w:trPr>
        <w:tc>
          <w:tcPr>
            <w:tcW w:w="2233" w:type="dxa"/>
            <w:tcPrChange w:id="73" w:author="Михаил" w:date="2023-12-24T01:18:00Z">
              <w:tcPr>
                <w:tcW w:w="2626" w:type="dxa"/>
                <w:gridSpan w:val="2"/>
              </w:tcPr>
            </w:tcPrChange>
          </w:tcPr>
          <w:p w:rsidR="00A17190" w:rsidRPr="000D7C26" w:rsidRDefault="00A17190" w:rsidP="00A17190">
            <w:pPr>
              <w:rPr>
                <w:ins w:id="74" w:author="Михаил" w:date="2023-12-24T00:14:00Z"/>
              </w:rPr>
            </w:pPr>
            <w:ins w:id="75" w:author="Михаил" w:date="2023-12-24T00:14:00Z">
              <w:r>
                <w:t>Вход зарегистрированного пользователя.</w:t>
              </w:r>
            </w:ins>
          </w:p>
        </w:tc>
        <w:tc>
          <w:tcPr>
            <w:tcW w:w="4315" w:type="dxa"/>
            <w:tcPrChange w:id="76" w:author="Михаил" w:date="2023-12-24T01:18:00Z">
              <w:tcPr>
                <w:tcW w:w="2626" w:type="dxa"/>
              </w:tcPr>
            </w:tcPrChange>
          </w:tcPr>
          <w:p w:rsidR="00A17190" w:rsidRDefault="00A17190" w:rsidP="00A17190">
            <w:pPr>
              <w:rPr>
                <w:ins w:id="77" w:author="Михаил" w:date="2023-12-24T00:14:00Z"/>
              </w:rPr>
            </w:pPr>
            <w:ins w:id="78" w:author="Михаил" w:date="2023-12-24T00:14:00Z">
              <w:r>
                <w:t xml:space="preserve">1.На экране №1 в поле </w:t>
              </w:r>
              <w:r w:rsidRPr="00A510E6">
                <w:t>“</w:t>
              </w:r>
              <w:r>
                <w:rPr>
                  <w:lang w:val="en-US"/>
                </w:rPr>
                <w:t>Login</w:t>
              </w:r>
              <w:r w:rsidRPr="00A510E6">
                <w:t>”</w:t>
              </w:r>
            </w:ins>
          </w:p>
          <w:p w:rsidR="00A17190" w:rsidRDefault="00A17190" w:rsidP="00A17190">
            <w:pPr>
              <w:rPr>
                <w:ins w:id="79" w:author="Михаил" w:date="2023-12-24T00:14:00Z"/>
              </w:rPr>
            </w:pPr>
            <w:ins w:id="80" w:author="Михаил" w:date="2023-12-24T00:14:00Z">
              <w:r>
                <w:t>вводим свой логин.</w:t>
              </w:r>
            </w:ins>
          </w:p>
          <w:p w:rsidR="00A17190" w:rsidRDefault="00A17190" w:rsidP="00A17190">
            <w:pPr>
              <w:rPr>
                <w:ins w:id="81" w:author="Михаил" w:date="2023-12-24T00:14:00Z"/>
              </w:rPr>
            </w:pPr>
            <w:ins w:id="82" w:author="Михаил" w:date="2023-12-24T00:14:00Z">
              <w:r>
                <w:t xml:space="preserve">2.В поле </w:t>
              </w:r>
              <w:r w:rsidRPr="00A510E6">
                <w:t>“</w:t>
              </w:r>
              <w:r>
                <w:rPr>
                  <w:lang w:val="en-US"/>
                </w:rPr>
                <w:t>Password</w:t>
              </w:r>
              <w:r w:rsidRPr="00A510E6">
                <w:t xml:space="preserve">” </w:t>
              </w:r>
              <w:r>
                <w:t>вводим свой пароль.</w:t>
              </w:r>
            </w:ins>
          </w:p>
          <w:p w:rsidR="00A17190" w:rsidRPr="000D7C26" w:rsidRDefault="00A17190" w:rsidP="00A17190">
            <w:pPr>
              <w:rPr>
                <w:ins w:id="83" w:author="Михаил" w:date="2023-12-24T00:14:00Z"/>
              </w:rPr>
            </w:pPr>
            <w:ins w:id="84" w:author="Михаил" w:date="2023-12-24T00:14:00Z">
              <w:r>
                <w:t xml:space="preserve">3. Нажимаем на кнопку </w:t>
              </w:r>
              <w:r>
                <w:rPr>
                  <w:lang w:val="en-US"/>
                </w:rPr>
                <w:t>“</w:t>
              </w:r>
              <w:r>
                <w:t>Вход</w:t>
              </w:r>
              <w:r>
                <w:rPr>
                  <w:lang w:val="en-US"/>
                </w:rPr>
                <w:t>”</w:t>
              </w:r>
              <w:r>
                <w:t>.</w:t>
              </w:r>
            </w:ins>
          </w:p>
          <w:p w:rsidR="00A17190" w:rsidRPr="00591CD7" w:rsidRDefault="00A17190" w:rsidP="00A17190">
            <w:pPr>
              <w:rPr>
                <w:ins w:id="85" w:author="Михаил" w:date="2023-12-24T00:14:00Z"/>
              </w:rPr>
            </w:pPr>
          </w:p>
        </w:tc>
        <w:tc>
          <w:tcPr>
            <w:tcW w:w="1882" w:type="dxa"/>
            <w:tcPrChange w:id="86" w:author="Михаил" w:date="2023-12-24T01:18:00Z">
              <w:tcPr>
                <w:tcW w:w="2626" w:type="dxa"/>
                <w:gridSpan w:val="3"/>
              </w:tcPr>
            </w:tcPrChange>
          </w:tcPr>
          <w:p w:rsidR="00A17190" w:rsidRDefault="00520FEE">
            <w:pPr>
              <w:rPr>
                <w:ins w:id="87" w:author="Михаил" w:date="2023-12-24T00:14:00Z"/>
              </w:rPr>
              <w:pPrChange w:id="88" w:author="Михаил" w:date="2023-12-24T01:42:00Z">
                <w:pPr>
                  <w:pStyle w:val="a6"/>
                  <w:framePr w:hSpace="180" w:wrap="around" w:vAnchor="text" w:hAnchor="margin" w:xAlign="right" w:y="-236"/>
                  <w:numPr>
                    <w:numId w:val="2"/>
                  </w:numPr>
                  <w:ind w:hanging="360"/>
                </w:pPr>
              </w:pPrChange>
            </w:pPr>
            <w:ins w:id="89" w:author="Михаил" w:date="2023-12-24T01:42:00Z">
              <w:r>
                <w:t>1.</w:t>
              </w:r>
            </w:ins>
            <w:ins w:id="90" w:author="Михаил" w:date="2023-12-24T00:14:00Z">
              <w:r w:rsidR="00A17190">
                <w:t>Ваш Логин.</w:t>
              </w:r>
            </w:ins>
          </w:p>
          <w:p w:rsidR="00A17190" w:rsidRPr="000D7C26" w:rsidRDefault="00520FEE">
            <w:pPr>
              <w:rPr>
                <w:ins w:id="91" w:author="Михаил" w:date="2023-12-24T00:14:00Z"/>
              </w:rPr>
              <w:pPrChange w:id="92" w:author="Михаил" w:date="2023-12-24T01:42:00Z">
                <w:pPr>
                  <w:pStyle w:val="a6"/>
                  <w:framePr w:hSpace="180" w:wrap="around" w:vAnchor="text" w:hAnchor="margin" w:xAlign="right" w:y="-236"/>
                  <w:numPr>
                    <w:numId w:val="2"/>
                  </w:numPr>
                  <w:ind w:hanging="360"/>
                </w:pPr>
              </w:pPrChange>
            </w:pPr>
            <w:ins w:id="93" w:author="Михаил" w:date="2023-12-24T01:42:00Z">
              <w:r>
                <w:t>2.</w:t>
              </w:r>
            </w:ins>
            <w:ins w:id="94" w:author="Михаил" w:date="2023-12-24T00:14:00Z">
              <w:r w:rsidR="00A17190">
                <w:t>Ваш Пароль.</w:t>
              </w:r>
            </w:ins>
          </w:p>
        </w:tc>
        <w:tc>
          <w:tcPr>
            <w:tcW w:w="2229" w:type="dxa"/>
            <w:tcPrChange w:id="95" w:author="Михаил" w:date="2023-12-24T01:18:00Z">
              <w:tcPr>
                <w:tcW w:w="2627" w:type="dxa"/>
                <w:gridSpan w:val="4"/>
              </w:tcPr>
            </w:tcPrChange>
          </w:tcPr>
          <w:p w:rsidR="00A17190" w:rsidRPr="000D7C26" w:rsidRDefault="00A17190" w:rsidP="00A17190">
            <w:pPr>
              <w:rPr>
                <w:ins w:id="96" w:author="Михаил" w:date="2023-12-24T00:14:00Z"/>
              </w:rPr>
            </w:pPr>
            <w:ins w:id="97" w:author="Михаил" w:date="2023-12-24T00:14:00Z">
              <w:r>
                <w:t xml:space="preserve">Вход </w:t>
              </w:r>
              <w:r w:rsidR="00431D16">
                <w:t>в основное меню робота-пылесоса или на первичную настройку, если вход впервые.</w:t>
              </w:r>
            </w:ins>
          </w:p>
        </w:tc>
      </w:tr>
      <w:tr w:rsidR="00A17190" w:rsidRPr="00591CD7" w:rsidTr="00986A0F">
        <w:trPr>
          <w:trHeight w:val="1521"/>
          <w:ins w:id="98" w:author="Михаил" w:date="2023-12-24T00:14:00Z"/>
          <w:trPrChange w:id="99" w:author="Михаил" w:date="2023-12-24T01:18:00Z">
            <w:trPr>
              <w:gridAfter w:val="0"/>
              <w:trHeight w:val="1521"/>
            </w:trPr>
          </w:trPrChange>
        </w:trPr>
        <w:tc>
          <w:tcPr>
            <w:tcW w:w="2233" w:type="dxa"/>
            <w:tcPrChange w:id="100" w:author="Михаил" w:date="2023-12-24T01:18:00Z">
              <w:tcPr>
                <w:tcW w:w="2626" w:type="dxa"/>
                <w:gridSpan w:val="2"/>
              </w:tcPr>
            </w:tcPrChange>
          </w:tcPr>
          <w:p w:rsidR="00A17190" w:rsidRDefault="00520FEE" w:rsidP="00A17190">
            <w:pPr>
              <w:rPr>
                <w:ins w:id="101" w:author="Михаил" w:date="2023-12-24T00:50:00Z"/>
              </w:rPr>
            </w:pPr>
            <w:ins w:id="102" w:author="Михаил" w:date="2023-12-24T00:17:00Z">
              <w:r w:rsidRPr="00BF251B">
                <w:rPr>
                  <w:noProof/>
                  <w:lang w:eastAsia="ru-RU"/>
                </w:rPr>
                <w:drawing>
                  <wp:anchor distT="0" distB="0" distL="114300" distR="114300" simplePos="0" relativeHeight="251664384" behindDoc="1" locked="0" layoutInCell="1" allowOverlap="1">
                    <wp:simplePos x="0" y="0"/>
                    <wp:positionH relativeFrom="column">
                      <wp:posOffset>-3562985</wp:posOffset>
                    </wp:positionH>
                    <wp:positionV relativeFrom="paragraph">
                      <wp:posOffset>640080</wp:posOffset>
                    </wp:positionV>
                    <wp:extent cx="1220377" cy="2741295"/>
                    <wp:effectExtent l="0" t="0" r="0" b="1905"/>
                    <wp:wrapNone/>
                    <wp:docPr id="6" name="Рисунок 6" descr="C:\Users\Михаил\Desktop\2023-12-23_23-14-35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 descr="C:\Users\Михаил\Desktop\2023-12-23_23-14-35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20377" cy="27412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  <w:ins w:id="103" w:author="Михаил" w:date="2023-12-24T00:19:00Z">
              <w:r w:rsidRPr="00BF251B">
                <w:rPr>
                  <w:noProof/>
                  <w:lang w:eastAsia="ru-RU"/>
                </w:rPr>
                <w:drawing>
                  <wp:anchor distT="0" distB="0" distL="114300" distR="114300" simplePos="0" relativeHeight="251667456" behindDoc="1" locked="0" layoutInCell="1" allowOverlap="1">
                    <wp:simplePos x="0" y="0"/>
                    <wp:positionH relativeFrom="column">
                      <wp:posOffset>-1826895</wp:posOffset>
                    </wp:positionH>
                    <wp:positionV relativeFrom="paragraph">
                      <wp:posOffset>677545</wp:posOffset>
                    </wp:positionV>
                    <wp:extent cx="1242495" cy="2742692"/>
                    <wp:effectExtent l="0" t="0" r="0" b="635"/>
                    <wp:wrapNone/>
                    <wp:docPr id="11" name="Рисунок 11" descr="C:\Users\Михаил\Desktop\2023-12-23_23-15-02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 descr="C:\Users\Михаил\Desktop\2023-12-23_23-15-02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42495" cy="27426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  <w:ins w:id="104" w:author="Михаил" w:date="2023-12-24T00:21:00Z">
              <w:r>
                <w:rPr>
                  <w:noProof/>
                  <w:lang w:eastAsia="ru-RU"/>
                </w:rPr>
                <mc:AlternateContent>
                  <mc:Choice Requires="wps">
                    <w:drawing>
                      <wp:anchor distT="0" distB="0" distL="114300" distR="114300" simplePos="0" relativeHeight="251669504" behindDoc="0" locked="0" layoutInCell="1" allowOverlap="1" wp14:anchorId="04A883B2" wp14:editId="4FD0FF9B">
                        <wp:simplePos x="0" y="0"/>
                        <wp:positionH relativeFrom="margin">
                          <wp:posOffset>-1777365</wp:posOffset>
                        </wp:positionH>
                        <wp:positionV relativeFrom="paragraph">
                          <wp:posOffset>220345</wp:posOffset>
                        </wp:positionV>
                        <wp:extent cx="1104900" cy="333375"/>
                        <wp:effectExtent l="0" t="0" r="0" b="9525"/>
                        <wp:wrapNone/>
                        <wp:docPr id="13" name="Надпись 1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049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F251B" w:rsidRPr="00F45E67" w:rsidRDefault="00BF251B">
                                    <w:pPr>
                                      <w:jc w:val="center"/>
                                      <w:rPr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:rPrChange w:id="105" w:author="Михаил" w:date="2023-12-23T23:41:00Z">
                                          <w:rPr>
                                            <w:noProof/>
                                          </w:rPr>
                                        </w:rPrChange>
                                      </w:rPr>
                                      <w:pPrChange w:id="106" w:author="Михаил" w:date="2023-12-23T23:40:00Z">
                                        <w:pPr/>
                                      </w:pPrChange>
                                    </w:pPr>
                                    <w:ins w:id="107" w:author="Михаил" w:date="2023-12-24T00:18:00Z"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Экран №4</w:t>
                                      </w:r>
                                    </w:ins>
                                    <w:del w:id="108" w:author="Михаил" w:date="2023-12-23T23:40:00Z">
                                      <w:r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109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Поместите здесь ваш текст</w:delText>
                                      </w:r>
                                    </w:del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04A883B2" id="Надпись 13" o:spid="_x0000_s1028" type="#_x0000_t202" style="position:absolute;margin-left:-139.95pt;margin-top:17.35pt;width:87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" filled="f" stroked="f">
                        <v:textbox>
                          <w:txbxContent>
                            <w:p w:rsidR="00BF251B" w:rsidRPr="00F45E67" w:rsidRDefault="00BF251B" w:rsidP="00BF251B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:rPrChange w:id="121" w:author="Михаил" w:date="2023-12-23T23:41:00Z">
                                    <w:rPr>
                                      <w:noProof/>
                                    </w:rPr>
                                  </w:rPrChange>
                                </w:rPr>
                                <w:pPrChange w:id="122" w:author="Михаил" w:date="2023-12-23T23:40:00Z">
                                  <w:pPr/>
                                </w:pPrChange>
                              </w:pPr>
                              <w:ins w:id="123" w:author="Михаил" w:date="2023-12-24T00:18:00Z"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Экран №4</w:t>
                                </w:r>
                              </w:ins>
                              <w:del w:id="124" w:author="Михаил" w:date="2023-12-23T23:40:00Z">
                                <w:r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125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Поместите здесь ваш текст</w:delText>
                                </w:r>
                              </w:del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</w:ins>
            <w:ins w:id="110" w:author="Михаил" w:date="2023-12-23T23:42:00Z">
              <w:r>
                <w:rPr>
                  <w:noProof/>
                  <w:lang w:eastAsia="ru-RU"/>
                </w:rPr>
                <mc:AlternateContent>
                  <mc:Choice Requires="wps">
                    <w:drawing>
                      <wp:anchor distT="0" distB="0" distL="114300" distR="114300" simplePos="0" relativeHeight="251663360" behindDoc="0" locked="0" layoutInCell="1" allowOverlap="1" wp14:anchorId="0D2BFAB0" wp14:editId="6B3CF898">
                        <wp:simplePos x="0" y="0"/>
                        <wp:positionH relativeFrom="margin">
                          <wp:posOffset>-3529965</wp:posOffset>
                        </wp:positionH>
                        <wp:positionV relativeFrom="paragraph">
                          <wp:posOffset>220345</wp:posOffset>
                        </wp:positionV>
                        <wp:extent cx="1104900" cy="333375"/>
                        <wp:effectExtent l="0" t="0" r="0" b="9525"/>
                        <wp:wrapNone/>
                        <wp:docPr id="4" name="Надпись 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049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45E67" w:rsidRPr="00F45E67" w:rsidRDefault="00BF251B">
                                    <w:pPr>
                                      <w:jc w:val="center"/>
                                      <w:rPr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:rPrChange w:id="111" w:author="Михаил" w:date="2023-12-23T23:41:00Z">
                                          <w:rPr>
                                            <w:noProof/>
                                          </w:rPr>
                                        </w:rPrChange>
                                      </w:rPr>
                                      <w:pPrChange w:id="112" w:author="Михаил" w:date="2023-12-23T23:40:00Z">
                                        <w:pPr/>
                                      </w:pPrChange>
                                    </w:pPr>
                                    <w:ins w:id="113" w:author="Михаил" w:date="2023-12-24T00:18:00Z"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Экран №3</w:t>
                                      </w:r>
                                    </w:ins>
                                    <w:del w:id="114" w:author="Михаил" w:date="2023-12-23T23:40:00Z">
                                      <w:r w:rsidR="00F45E67"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115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Поместите здесь ваш текст</w:delText>
                                      </w:r>
                                    </w:del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0D2BFAB0" id="Надпись 4" o:spid="_x0000_s1029" type="#_x0000_t202" style="position:absolute;margin-left:-277.95pt;margin-top:17.35pt;width:87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" filled="f" stroked="f">
                        <v:textbox>
                          <w:txbxContent>
                            <w:p w:rsidR="00F45E67" w:rsidRPr="00F45E67" w:rsidRDefault="00BF251B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:rPrChange w:id="132" w:author="Михаил" w:date="2023-12-23T23:41:00Z">
                                    <w:rPr>
                                      <w:noProof/>
                                    </w:rPr>
                                  </w:rPrChange>
                                </w:rPr>
                                <w:pPrChange w:id="133" w:author="Михаил" w:date="2023-12-23T23:40:00Z">
                                  <w:pPr/>
                                </w:pPrChange>
                              </w:pPr>
                              <w:ins w:id="134" w:author="Михаил" w:date="2023-12-24T00:18:00Z"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Экран №3</w:t>
                                </w:r>
                              </w:ins>
                              <w:del w:id="135" w:author="Михаил" w:date="2023-12-23T23:40:00Z">
                                <w:r w:rsidR="00F45E67"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136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Поместите здесь ваш текст</w:delText>
                                </w:r>
                              </w:del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</w:ins>
            <w:ins w:id="116" w:author="Михаил" w:date="2023-12-24T00:22:00Z">
              <w:r w:rsidR="00C5556A">
                <w:t>Первый вход пользователя</w:t>
              </w:r>
            </w:ins>
            <w:ins w:id="117" w:author="Михаил" w:date="2023-12-24T00:40:00Z">
              <w:r w:rsidR="00C5556A">
                <w:t xml:space="preserve"> </w:t>
              </w:r>
            </w:ins>
            <w:ins w:id="118" w:author="Михаил" w:date="2023-12-24T00:39:00Z">
              <w:r w:rsidR="00C5556A">
                <w:t>(Первичная настройка).</w:t>
              </w:r>
            </w:ins>
          </w:p>
          <w:p w:rsidR="00431D16" w:rsidRDefault="00431D16" w:rsidP="00A17190">
            <w:pPr>
              <w:rPr>
                <w:ins w:id="119" w:author="Михаил" w:date="2023-12-24T00:14:00Z"/>
              </w:rPr>
            </w:pPr>
            <w:ins w:id="120" w:author="Михаил" w:date="2023-12-24T00:51:00Z">
              <w:r>
                <w:t>Присвоение имен.</w:t>
              </w:r>
            </w:ins>
          </w:p>
        </w:tc>
        <w:tc>
          <w:tcPr>
            <w:tcW w:w="4315" w:type="dxa"/>
            <w:tcPrChange w:id="121" w:author="Михаил" w:date="2023-12-24T01:18:00Z">
              <w:tcPr>
                <w:tcW w:w="2626" w:type="dxa"/>
              </w:tcPr>
            </w:tcPrChange>
          </w:tcPr>
          <w:p w:rsidR="00A17190" w:rsidRDefault="00BF251B" w:rsidP="00A17190">
            <w:pPr>
              <w:rPr>
                <w:ins w:id="122" w:author="Михаил" w:date="2023-12-24T00:24:00Z"/>
              </w:rPr>
            </w:pPr>
            <w:ins w:id="123" w:author="Михаил" w:date="2023-12-24T00:23:00Z">
              <w:r>
                <w:t xml:space="preserve">1.На экране №3 в поле </w:t>
              </w:r>
            </w:ins>
            <w:ins w:id="124" w:author="Михаил" w:date="2023-12-24T00:24:00Z">
              <w:r w:rsidRPr="00BF251B">
                <w:rPr>
                  <w:rPrChange w:id="125" w:author="Михаил" w:date="2023-12-24T00:24:00Z">
                    <w:rPr>
                      <w:lang w:val="en-US"/>
                    </w:rPr>
                  </w:rPrChange>
                </w:rPr>
                <w:t>“</w:t>
              </w:r>
              <w:r>
                <w:rPr>
                  <w:lang w:val="en-US"/>
                </w:rPr>
                <w:t>User</w:t>
              </w:r>
              <w:r w:rsidRPr="00BF251B">
                <w:rPr>
                  <w:rPrChange w:id="126" w:author="Михаил" w:date="2023-12-24T00:24:00Z">
                    <w:rPr>
                      <w:lang w:val="en-US"/>
                    </w:rPr>
                  </w:rPrChange>
                </w:rPr>
                <w:t xml:space="preserve"> </w:t>
              </w:r>
              <w:r>
                <w:rPr>
                  <w:lang w:val="en-US"/>
                </w:rPr>
                <w:t>name</w:t>
              </w:r>
              <w:r w:rsidRPr="00BF251B">
                <w:rPr>
                  <w:rPrChange w:id="127" w:author="Михаил" w:date="2023-12-24T00:24:00Z">
                    <w:rPr>
                      <w:lang w:val="en-US"/>
                    </w:rPr>
                  </w:rPrChange>
                </w:rPr>
                <w:t xml:space="preserve">” </w:t>
              </w:r>
              <w:r>
                <w:t>вводим свое имя.</w:t>
              </w:r>
            </w:ins>
          </w:p>
          <w:p w:rsidR="00BF251B" w:rsidRDefault="00BF251B" w:rsidP="00A17190">
            <w:pPr>
              <w:rPr>
                <w:ins w:id="128" w:author="Михаил" w:date="2023-12-24T00:26:00Z"/>
              </w:rPr>
            </w:pPr>
            <w:ins w:id="129" w:author="Михаил" w:date="2023-12-24T00:24:00Z">
              <w:r>
                <w:t xml:space="preserve">2. В поле </w:t>
              </w:r>
            </w:ins>
            <w:ins w:id="130" w:author="Михаил" w:date="2023-12-24T00:25:00Z">
              <w:r w:rsidRPr="00345F66">
                <w:rPr>
                  <w:rPrChange w:id="131" w:author="Михаил" w:date="2023-12-24T00:26:00Z">
                    <w:rPr>
                      <w:lang w:val="en-US"/>
                    </w:rPr>
                  </w:rPrChange>
                </w:rPr>
                <w:t>“</w:t>
              </w:r>
              <w:r>
                <w:rPr>
                  <w:lang w:val="en-US"/>
                </w:rPr>
                <w:t>Robot</w:t>
              </w:r>
              <w:r w:rsidRPr="00345F66">
                <w:rPr>
                  <w:rPrChange w:id="132" w:author="Михаил" w:date="2023-12-24T00:26:00Z">
                    <w:rPr>
                      <w:lang w:val="en-US"/>
                    </w:rPr>
                  </w:rPrChange>
                </w:rPr>
                <w:t xml:space="preserve"> </w:t>
              </w:r>
              <w:r>
                <w:rPr>
                  <w:lang w:val="en-US"/>
                </w:rPr>
                <w:t>name</w:t>
              </w:r>
              <w:r w:rsidRPr="00345F66">
                <w:rPr>
                  <w:rPrChange w:id="133" w:author="Михаил" w:date="2023-12-24T00:26:00Z">
                    <w:rPr>
                      <w:lang w:val="en-US"/>
                    </w:rPr>
                  </w:rPrChange>
                </w:rPr>
                <w:t xml:space="preserve">” </w:t>
              </w:r>
            </w:ins>
            <w:ins w:id="134" w:author="Михаил" w:date="2023-12-24T00:26:00Z">
              <w:r w:rsidR="00345F66">
                <w:t>вводим имя робота-пылесоса.</w:t>
              </w:r>
            </w:ins>
          </w:p>
          <w:p w:rsidR="00345F66" w:rsidRPr="00345F66" w:rsidRDefault="00345F66" w:rsidP="00EF72E7">
            <w:pPr>
              <w:rPr>
                <w:ins w:id="135" w:author="Михаил" w:date="2023-12-24T00:14:00Z"/>
              </w:rPr>
              <w:pPrChange w:id="136" w:author="Михаил" w:date="2023-12-24T11:09:00Z">
                <w:pPr>
                  <w:framePr w:hSpace="180" w:wrap="around" w:vAnchor="text" w:hAnchor="margin" w:xAlign="right" w:y="-236"/>
                </w:pPr>
              </w:pPrChange>
            </w:pPr>
            <w:ins w:id="137" w:author="Михаил" w:date="2023-12-24T00:26:00Z">
              <w:r>
                <w:t xml:space="preserve">3 Нажимаем на кнопку </w:t>
              </w:r>
            </w:ins>
            <w:ins w:id="138" w:author="Михаил" w:date="2023-12-24T00:27:00Z">
              <w:r w:rsidRPr="00345F66">
                <w:rPr>
                  <w:rPrChange w:id="139" w:author="Михаил" w:date="2023-12-24T00:27:00Z">
                    <w:rPr>
                      <w:lang w:val="en-US"/>
                    </w:rPr>
                  </w:rPrChange>
                </w:rPr>
                <w:t>“</w:t>
              </w:r>
              <w:r>
                <w:rPr>
                  <w:lang w:val="en-US"/>
                </w:rPr>
                <w:t>Next</w:t>
              </w:r>
              <w:r w:rsidRPr="00345F66">
                <w:rPr>
                  <w:rPrChange w:id="140" w:author="Михаил" w:date="2023-12-24T00:27:00Z">
                    <w:rPr>
                      <w:lang w:val="en-US"/>
                    </w:rPr>
                  </w:rPrChange>
                </w:rPr>
                <w:t>”</w:t>
              </w:r>
              <w:r>
                <w:t xml:space="preserve"> что бы </w:t>
              </w:r>
            </w:ins>
            <w:ins w:id="141" w:author="Михаил" w:date="2023-12-24T11:09:00Z">
              <w:r w:rsidR="00EF72E7">
                <w:t xml:space="preserve">принять данные и </w:t>
              </w:r>
            </w:ins>
            <w:ins w:id="142" w:author="Михаил" w:date="2023-12-24T00:27:00Z">
              <w:r>
                <w:t>перейти на следующий экран</w:t>
              </w:r>
            </w:ins>
            <w:ins w:id="143" w:author="Михаил" w:date="2023-12-24T11:09:00Z">
              <w:r w:rsidR="00EF72E7">
                <w:t>.</w:t>
              </w:r>
            </w:ins>
          </w:p>
        </w:tc>
        <w:tc>
          <w:tcPr>
            <w:tcW w:w="1882" w:type="dxa"/>
            <w:tcPrChange w:id="144" w:author="Михаил" w:date="2023-12-24T01:18:00Z">
              <w:tcPr>
                <w:tcW w:w="2626" w:type="dxa"/>
                <w:gridSpan w:val="3"/>
              </w:tcPr>
            </w:tcPrChange>
          </w:tcPr>
          <w:p w:rsidR="00A17190" w:rsidRDefault="00520FEE">
            <w:pPr>
              <w:rPr>
                <w:ins w:id="145" w:author="Михаил" w:date="2023-12-24T00:29:00Z"/>
              </w:rPr>
              <w:pPrChange w:id="146" w:author="Михаил" w:date="2023-12-24T01:41:00Z">
                <w:pPr>
                  <w:pStyle w:val="a6"/>
                  <w:framePr w:hSpace="180" w:wrap="around" w:vAnchor="text" w:hAnchor="margin" w:xAlign="right" w:y="-236"/>
                </w:pPr>
              </w:pPrChange>
            </w:pPr>
            <w:ins w:id="147" w:author="Михаил" w:date="2023-12-24T01:41:00Z">
              <w:r>
                <w:t>1.</w:t>
              </w:r>
            </w:ins>
            <w:ins w:id="148" w:author="Михаил" w:date="2023-12-24T00:29:00Z">
              <w:r w:rsidR="00345F66">
                <w:t>Ваше имя.</w:t>
              </w:r>
            </w:ins>
          </w:p>
          <w:p w:rsidR="00345F66" w:rsidRDefault="00520FEE">
            <w:pPr>
              <w:rPr>
                <w:ins w:id="149" w:author="Михаил" w:date="2023-12-24T00:14:00Z"/>
              </w:rPr>
              <w:pPrChange w:id="150" w:author="Михаил" w:date="2023-12-24T01:41:00Z">
                <w:pPr>
                  <w:pStyle w:val="a6"/>
                  <w:framePr w:hSpace="180" w:wrap="around" w:vAnchor="text" w:hAnchor="margin" w:xAlign="right" w:y="-236"/>
                </w:pPr>
              </w:pPrChange>
            </w:pPr>
            <w:ins w:id="151" w:author="Михаил" w:date="2023-12-24T01:41:00Z">
              <w:r>
                <w:t>2.</w:t>
              </w:r>
            </w:ins>
            <w:ins w:id="152" w:author="Михаил" w:date="2023-12-24T00:29:00Z">
              <w:r w:rsidR="00345F66">
                <w:t>Имя р</w:t>
              </w:r>
            </w:ins>
            <w:ins w:id="153" w:author="Михаил" w:date="2023-12-24T00:35:00Z">
              <w:r w:rsidR="00345F66">
                <w:t>обота-пылесоса.</w:t>
              </w:r>
            </w:ins>
          </w:p>
        </w:tc>
        <w:tc>
          <w:tcPr>
            <w:tcW w:w="2229" w:type="dxa"/>
            <w:tcPrChange w:id="154" w:author="Михаил" w:date="2023-12-24T01:18:00Z">
              <w:tcPr>
                <w:tcW w:w="2627" w:type="dxa"/>
                <w:gridSpan w:val="4"/>
              </w:tcPr>
            </w:tcPrChange>
          </w:tcPr>
          <w:p w:rsidR="00A17190" w:rsidRDefault="00345F66" w:rsidP="00A17190">
            <w:pPr>
              <w:rPr>
                <w:ins w:id="155" w:author="Михаил" w:date="2023-12-24T00:36:00Z"/>
              </w:rPr>
            </w:pPr>
            <w:ins w:id="156" w:author="Михаил" w:date="2023-12-24T00:36:00Z">
              <w:r>
                <w:t>Присвоение</w:t>
              </w:r>
              <w:r w:rsidR="00C5556A">
                <w:t xml:space="preserve"> имени обращения в Вам.</w:t>
              </w:r>
            </w:ins>
          </w:p>
          <w:p w:rsidR="00C5556A" w:rsidRDefault="00C5556A" w:rsidP="00A17190">
            <w:pPr>
              <w:rPr>
                <w:ins w:id="157" w:author="Михаил" w:date="2023-12-24T00:37:00Z"/>
              </w:rPr>
            </w:pPr>
            <w:ins w:id="158" w:author="Михаил" w:date="2023-12-24T00:37:00Z">
              <w:r>
                <w:t>Присвоение имени роботу-пылесосу.</w:t>
              </w:r>
            </w:ins>
          </w:p>
          <w:p w:rsidR="00C5556A" w:rsidRDefault="00EF72E7" w:rsidP="00EF72E7">
            <w:pPr>
              <w:rPr>
                <w:ins w:id="159" w:author="Михаил" w:date="2023-12-24T00:14:00Z"/>
              </w:rPr>
              <w:pPrChange w:id="160" w:author="Михаил" w:date="2023-12-24T11:09:00Z">
                <w:pPr>
                  <w:framePr w:hSpace="180" w:wrap="around" w:vAnchor="text" w:hAnchor="margin" w:xAlign="right" w:y="-236"/>
                </w:pPr>
              </w:pPrChange>
            </w:pPr>
            <w:ins w:id="161" w:author="Михаил" w:date="2023-12-24T00:37:00Z">
              <w:r>
                <w:t>Переход к следующему окну.</w:t>
              </w:r>
            </w:ins>
          </w:p>
        </w:tc>
      </w:tr>
      <w:tr w:rsidR="00A17190" w:rsidRPr="00591CD7" w:rsidTr="00986A0F">
        <w:trPr>
          <w:trHeight w:val="1521"/>
          <w:ins w:id="162" w:author="Михаил" w:date="2023-12-24T00:14:00Z"/>
          <w:trPrChange w:id="163" w:author="Михаил" w:date="2023-12-24T01:18:00Z">
            <w:trPr>
              <w:gridAfter w:val="0"/>
              <w:trHeight w:val="1521"/>
            </w:trPr>
          </w:trPrChange>
        </w:trPr>
        <w:tc>
          <w:tcPr>
            <w:tcW w:w="2233" w:type="dxa"/>
            <w:tcPrChange w:id="164" w:author="Михаил" w:date="2023-12-24T01:18:00Z">
              <w:tcPr>
                <w:tcW w:w="2626" w:type="dxa"/>
                <w:gridSpan w:val="2"/>
              </w:tcPr>
            </w:tcPrChange>
          </w:tcPr>
          <w:p w:rsidR="00A17190" w:rsidRPr="00C5556A" w:rsidRDefault="00C5556A" w:rsidP="00A17190">
            <w:pPr>
              <w:rPr>
                <w:ins w:id="165" w:author="Михаил" w:date="2023-12-24T00:14:00Z"/>
              </w:rPr>
            </w:pPr>
            <w:ins w:id="166" w:author="Михаил" w:date="2023-12-24T00:39:00Z">
              <w:r>
                <w:t xml:space="preserve">Первый вход </w:t>
              </w:r>
            </w:ins>
            <w:ins w:id="167" w:author="Михаил" w:date="2023-12-24T00:40:00Z">
              <w:r>
                <w:t>пользователя (</w:t>
              </w:r>
            </w:ins>
            <w:ins w:id="168" w:author="Михаил" w:date="2023-12-24T00:39:00Z">
              <w:r>
                <w:t>Первичная настройка). П</w:t>
              </w:r>
            </w:ins>
            <w:ins w:id="169" w:author="Михаил" w:date="2023-12-24T00:40:00Z">
              <w:r>
                <w:t xml:space="preserve">оиск </w:t>
              </w:r>
              <w:r>
                <w:rPr>
                  <w:lang w:val="en-US"/>
                </w:rPr>
                <w:t>Wi</w:t>
              </w:r>
              <w:r w:rsidRPr="00F03832">
                <w:rPr>
                  <w:rPrChange w:id="170" w:author="Михаил" w:date="2023-12-24T01:12:00Z">
                    <w:rPr>
                      <w:lang w:val="en-US"/>
                    </w:rPr>
                  </w:rPrChange>
                </w:rPr>
                <w:t>-</w:t>
              </w:r>
              <w:r>
                <w:rPr>
                  <w:lang w:val="en-US"/>
                </w:rPr>
                <w:t>Fi</w:t>
              </w:r>
              <w:r w:rsidRPr="00F03832">
                <w:rPr>
                  <w:rPrChange w:id="171" w:author="Михаил" w:date="2023-12-24T01:12:00Z">
                    <w:rPr>
                      <w:lang w:val="en-US"/>
                    </w:rPr>
                  </w:rPrChange>
                </w:rPr>
                <w:t xml:space="preserve"> </w:t>
              </w:r>
              <w:r>
                <w:t>сети.</w:t>
              </w:r>
            </w:ins>
          </w:p>
        </w:tc>
        <w:tc>
          <w:tcPr>
            <w:tcW w:w="4315" w:type="dxa"/>
            <w:tcPrChange w:id="172" w:author="Михаил" w:date="2023-12-24T01:18:00Z">
              <w:tcPr>
                <w:tcW w:w="2626" w:type="dxa"/>
              </w:tcPr>
            </w:tcPrChange>
          </w:tcPr>
          <w:p w:rsidR="00A17190" w:rsidRDefault="00C5556A">
            <w:pPr>
              <w:rPr>
                <w:ins w:id="173" w:author="Михаил" w:date="2023-12-24T00:41:00Z"/>
              </w:rPr>
              <w:pPrChange w:id="174" w:author="Михаил" w:date="2023-12-24T00:40:00Z">
                <w:pPr>
                  <w:framePr w:hSpace="180" w:wrap="around" w:vAnchor="text" w:hAnchor="margin" w:xAlign="right" w:y="-236"/>
                </w:pPr>
              </w:pPrChange>
            </w:pPr>
            <w:ins w:id="175" w:author="Михаил" w:date="2023-12-24T00:40:00Z">
              <w:r>
                <w:t xml:space="preserve">1.На экране №4 нажимаем на кнопку </w:t>
              </w:r>
            </w:ins>
            <w:ins w:id="176" w:author="Михаил" w:date="2023-12-24T00:41:00Z">
              <w:r w:rsidRPr="00C5556A">
                <w:rPr>
                  <w:rPrChange w:id="177" w:author="Михаил" w:date="2023-12-24T00:41:00Z">
                    <w:rPr>
                      <w:lang w:val="en-US"/>
                    </w:rPr>
                  </w:rPrChange>
                </w:rPr>
                <w:t>“</w:t>
              </w:r>
              <w:r>
                <w:rPr>
                  <w:lang w:val="en-US"/>
                </w:rPr>
                <w:t>search</w:t>
              </w:r>
              <w:r w:rsidRPr="00C5556A">
                <w:rPr>
                  <w:rPrChange w:id="178" w:author="Михаил" w:date="2023-12-24T00:41:00Z">
                    <w:rPr>
                      <w:lang w:val="en-US"/>
                    </w:rPr>
                  </w:rPrChange>
                </w:rPr>
                <w:t>”</w:t>
              </w:r>
              <w:r>
                <w:t>.</w:t>
              </w:r>
            </w:ins>
          </w:p>
          <w:p w:rsidR="00C5556A" w:rsidRDefault="00C5556A">
            <w:pPr>
              <w:rPr>
                <w:ins w:id="179" w:author="Михаил" w:date="2023-12-24T11:11:00Z"/>
              </w:rPr>
              <w:pPrChange w:id="180" w:author="Михаил" w:date="2023-12-24T00:40:00Z">
                <w:pPr>
                  <w:framePr w:hSpace="180" w:wrap="around" w:vAnchor="text" w:hAnchor="margin" w:xAlign="right" w:y="-236"/>
                </w:pPr>
              </w:pPrChange>
            </w:pPr>
            <w:ins w:id="181" w:author="Михаил" w:date="2023-12-24T00:41:00Z">
              <w:r>
                <w:t xml:space="preserve">2.Из выпадающего списка сетей ставим галочку к </w:t>
              </w:r>
            </w:ins>
            <w:ins w:id="182" w:author="Михаил" w:date="2023-12-24T00:43:00Z">
              <w:r>
                <w:t>какой</w:t>
              </w:r>
            </w:ins>
            <w:ins w:id="183" w:author="Михаил" w:date="2023-12-24T00:41:00Z">
              <w:r>
                <w:t xml:space="preserve"> сети хотим подключиться</w:t>
              </w:r>
            </w:ins>
            <w:ins w:id="184" w:author="Михаил" w:date="2023-12-24T00:43:00Z">
              <w:r>
                <w:t>.</w:t>
              </w:r>
            </w:ins>
          </w:p>
          <w:p w:rsidR="00EF72E7" w:rsidRDefault="00EF72E7">
            <w:pPr>
              <w:rPr>
                <w:ins w:id="185" w:author="Михаил" w:date="2023-12-24T00:43:00Z"/>
              </w:rPr>
              <w:pPrChange w:id="186" w:author="Михаил" w:date="2023-12-24T00:40:00Z">
                <w:pPr>
                  <w:framePr w:hSpace="180" w:wrap="around" w:vAnchor="text" w:hAnchor="margin" w:xAlign="right" w:y="-236"/>
                </w:pPr>
              </w:pPrChange>
            </w:pPr>
            <w:ins w:id="187" w:author="Михаил" w:date="2023-12-24T11:11:00Z">
              <w:r>
                <w:t>3.Вводим пароль сети, если имеется.</w:t>
              </w:r>
            </w:ins>
          </w:p>
          <w:p w:rsidR="00C5556A" w:rsidRPr="00C5556A" w:rsidRDefault="00C5556A" w:rsidP="00EF72E7">
            <w:pPr>
              <w:rPr>
                <w:ins w:id="188" w:author="Михаил" w:date="2023-12-24T00:14:00Z"/>
              </w:rPr>
              <w:pPrChange w:id="189" w:author="Михаил" w:date="2023-12-24T11:10:00Z">
                <w:pPr>
                  <w:framePr w:hSpace="180" w:wrap="around" w:vAnchor="text" w:hAnchor="margin" w:xAlign="right" w:y="-236"/>
                </w:pPr>
              </w:pPrChange>
            </w:pPr>
            <w:ins w:id="190" w:author="Михаил" w:date="2023-12-24T00:43:00Z">
              <w:r>
                <w:t xml:space="preserve">3 Нажимаем на кнопку </w:t>
              </w:r>
              <w:r w:rsidRPr="004908CC">
                <w:t>“</w:t>
              </w:r>
              <w:r>
                <w:rPr>
                  <w:lang w:val="en-US"/>
                </w:rPr>
                <w:t>Next</w:t>
              </w:r>
              <w:r w:rsidRPr="004908CC">
                <w:t>”</w:t>
              </w:r>
              <w:r>
                <w:t xml:space="preserve"> чт</w:t>
              </w:r>
              <w:r w:rsidR="00EF72E7">
                <w:t>о бы перейти на следующий экран</w:t>
              </w:r>
            </w:ins>
            <w:ins w:id="191" w:author="Михаил" w:date="2023-12-24T11:10:00Z">
              <w:r w:rsidR="00EF72E7">
                <w:t>.</w:t>
              </w:r>
            </w:ins>
          </w:p>
        </w:tc>
        <w:tc>
          <w:tcPr>
            <w:tcW w:w="1882" w:type="dxa"/>
            <w:tcPrChange w:id="192" w:author="Михаил" w:date="2023-12-24T01:18:00Z">
              <w:tcPr>
                <w:tcW w:w="2626" w:type="dxa"/>
                <w:gridSpan w:val="3"/>
              </w:tcPr>
            </w:tcPrChange>
          </w:tcPr>
          <w:p w:rsidR="00A17190" w:rsidRDefault="00C5556A">
            <w:pPr>
              <w:rPr>
                <w:ins w:id="193" w:author="Михаил" w:date="2023-12-24T00:14:00Z"/>
              </w:rPr>
              <w:pPrChange w:id="194" w:author="Михаил" w:date="2023-12-24T01:41:00Z">
                <w:pPr>
                  <w:pStyle w:val="a6"/>
                  <w:framePr w:hSpace="180" w:wrap="around" w:vAnchor="text" w:hAnchor="margin" w:xAlign="right" w:y="-236"/>
                  <w:numPr>
                    <w:numId w:val="2"/>
                  </w:numPr>
                  <w:ind w:hanging="360"/>
                </w:pPr>
              </w:pPrChange>
            </w:pPr>
            <w:ins w:id="195" w:author="Михаил" w:date="2023-12-24T00:44:00Z">
              <w:r>
                <w:t>Пароль от сети.</w:t>
              </w:r>
            </w:ins>
          </w:p>
        </w:tc>
        <w:tc>
          <w:tcPr>
            <w:tcW w:w="2229" w:type="dxa"/>
            <w:tcPrChange w:id="196" w:author="Михаил" w:date="2023-12-24T01:18:00Z">
              <w:tcPr>
                <w:tcW w:w="2627" w:type="dxa"/>
                <w:gridSpan w:val="4"/>
              </w:tcPr>
            </w:tcPrChange>
          </w:tcPr>
          <w:p w:rsidR="00A17190" w:rsidRDefault="00C5556A" w:rsidP="00A17190">
            <w:pPr>
              <w:rPr>
                <w:ins w:id="197" w:author="Михаил" w:date="2023-12-24T00:44:00Z"/>
              </w:rPr>
            </w:pPr>
            <w:ins w:id="198" w:author="Михаил" w:date="2023-12-24T00:44:00Z">
              <w:r>
                <w:t>Подключение к сети.</w:t>
              </w:r>
            </w:ins>
          </w:p>
          <w:p w:rsidR="00C5556A" w:rsidRDefault="00B54E8C" w:rsidP="00EF72E7">
            <w:pPr>
              <w:rPr>
                <w:ins w:id="199" w:author="Михаил" w:date="2023-12-24T00:14:00Z"/>
              </w:rPr>
              <w:pPrChange w:id="200" w:author="Михаил" w:date="2023-12-24T11:11:00Z">
                <w:pPr>
                  <w:framePr w:hSpace="180" w:wrap="around" w:vAnchor="text" w:hAnchor="margin" w:xAlign="right" w:y="-236"/>
                </w:pPr>
              </w:pPrChange>
            </w:pPr>
            <w:ins w:id="201" w:author="Михаил" w:date="2023-12-24T00:57:00Z">
              <w:r>
                <w:t>Переход к следующему окну</w:t>
              </w:r>
            </w:ins>
            <w:ins w:id="202" w:author="Михаил" w:date="2023-12-24T11:11:00Z">
              <w:r w:rsidR="00EF72E7">
                <w:t>.</w:t>
              </w:r>
            </w:ins>
          </w:p>
        </w:tc>
      </w:tr>
      <w:tr w:rsidR="00A17190" w:rsidRPr="00591CD7" w:rsidTr="00986A0F">
        <w:trPr>
          <w:trHeight w:val="3741"/>
          <w:ins w:id="203" w:author="Михаил" w:date="2023-12-24T00:14:00Z"/>
          <w:trPrChange w:id="204" w:author="Михаил" w:date="2023-12-24T01:18:00Z">
            <w:trPr>
              <w:gridAfter w:val="0"/>
              <w:trHeight w:val="1521"/>
            </w:trPr>
          </w:trPrChange>
        </w:trPr>
        <w:tc>
          <w:tcPr>
            <w:tcW w:w="2233" w:type="dxa"/>
            <w:tcPrChange w:id="205" w:author="Михаил" w:date="2023-12-24T01:18:00Z">
              <w:tcPr>
                <w:tcW w:w="2626" w:type="dxa"/>
                <w:gridSpan w:val="2"/>
              </w:tcPr>
            </w:tcPrChange>
          </w:tcPr>
          <w:p w:rsidR="00A17190" w:rsidRDefault="006B06D4" w:rsidP="00A17190">
            <w:pPr>
              <w:rPr>
                <w:ins w:id="206" w:author="Михаил" w:date="2023-12-24T01:01:00Z"/>
              </w:rPr>
            </w:pPr>
            <w:ins w:id="207" w:author="Михаил" w:date="2023-12-24T02:12:00Z">
              <w:r>
                <w:rPr>
                  <w:noProof/>
                  <w:lang w:eastAsia="ru-RU"/>
                </w:rPr>
                <w:lastRenderedPageBreak/>
                <mc:AlternateContent>
                  <mc:Choice Requires="wps">
                    <w:drawing>
                      <wp:anchor distT="0" distB="0" distL="114300" distR="114300" simplePos="0" relativeHeight="251681792" behindDoc="0" locked="0" layoutInCell="1" allowOverlap="1" wp14:anchorId="03644A8C" wp14:editId="398C9D26">
                        <wp:simplePos x="0" y="0"/>
                        <wp:positionH relativeFrom="margin">
                          <wp:posOffset>-1694815</wp:posOffset>
                        </wp:positionH>
                        <wp:positionV relativeFrom="paragraph">
                          <wp:posOffset>125095</wp:posOffset>
                        </wp:positionV>
                        <wp:extent cx="1104900" cy="333375"/>
                        <wp:effectExtent l="0" t="0" r="0" b="9525"/>
                        <wp:wrapNone/>
                        <wp:docPr id="23" name="Надпись 2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049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86A0F" w:rsidRPr="00F45E67" w:rsidRDefault="00986A0F">
                                    <w:pPr>
                                      <w:jc w:val="center"/>
                                      <w:rPr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:rPrChange w:id="208" w:author="Михаил" w:date="2023-12-23T23:41:00Z">
                                          <w:rPr>
                                            <w:noProof/>
                                          </w:rPr>
                                        </w:rPrChange>
                                      </w:rPr>
                                      <w:pPrChange w:id="209" w:author="Михаил" w:date="2023-12-23T23:40:00Z">
                                        <w:pPr/>
                                      </w:pPrChange>
                                    </w:pPr>
                                    <w:ins w:id="210" w:author="Михаил" w:date="2023-12-24T00:18:00Z"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Экран №7</w:t>
                                      </w:r>
                                    </w:ins>
                                    <w:del w:id="211" w:author="Михаил" w:date="2023-12-23T23:40:00Z">
                                      <w:r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212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Поместите здесь ваш текст</w:delText>
                                      </w:r>
                                    </w:del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03644A8C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23" o:spid="_x0000_s1030" type="#_x0000_t202" style="position:absolute;margin-left:-133.45pt;margin-top:9.85pt;width:87pt;height:26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" filled="f" stroked="f">
                        <v:textbox>
                          <w:txbxContent>
                            <w:p w:rsidR="00986A0F" w:rsidRPr="00F45E67" w:rsidRDefault="00986A0F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:rPrChange w:id="213" w:author="Михаил" w:date="2023-12-23T23:41:00Z">
                                    <w:rPr>
                                      <w:noProof/>
                                    </w:rPr>
                                  </w:rPrChange>
                                </w:rPr>
                                <w:pPrChange w:id="214" w:author="Михаил" w:date="2023-12-23T23:40:00Z">
                                  <w:pPr/>
                                </w:pPrChange>
                              </w:pPr>
                              <w:ins w:id="215" w:author="Михаил" w:date="2023-12-24T00:18:00Z"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Экран №7</w:t>
                                </w:r>
                              </w:ins>
                              <w:del w:id="216" w:author="Михаил" w:date="2023-12-23T23:40:00Z">
                                <w:r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217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Поместите здесь ваш текст</w:delText>
                                </w:r>
                              </w:del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</w:ins>
            <w:ins w:id="218" w:author="Михаил" w:date="2023-12-24T01:20:00Z">
              <w:r w:rsidRPr="006546E0">
                <w:rPr>
                  <w:noProof/>
                  <w:lang w:eastAsia="ru-RU"/>
                </w:rPr>
                <w:drawing>
                  <wp:anchor distT="0" distB="0" distL="114300" distR="114300" simplePos="0" relativeHeight="251676672" behindDoc="1" locked="0" layoutInCell="1" allowOverlap="1">
                    <wp:simplePos x="0" y="0"/>
                    <wp:positionH relativeFrom="column">
                      <wp:posOffset>-1793875</wp:posOffset>
                    </wp:positionH>
                    <wp:positionV relativeFrom="paragraph">
                      <wp:posOffset>603885</wp:posOffset>
                    </wp:positionV>
                    <wp:extent cx="1198782" cy="2597363"/>
                    <wp:effectExtent l="0" t="0" r="1905" b="0"/>
                    <wp:wrapNone/>
                    <wp:docPr id="18" name="Рисунок 18" descr="C:\Users\Михаил\Desktop\2023-12-23_23-16-5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 descr="C:\Users\Михаил\Desktop\2023-12-23_23-16-5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98782" cy="25973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  <w:ins w:id="219" w:author="Михаил" w:date="2023-12-24T11:54:00Z">
              <w:r>
                <w:rPr>
                  <w:noProof/>
                  <w:lang w:eastAsia="ru-RU"/>
                </w:rPr>
                <mc:AlternateContent>
                  <mc:Choice Requires="wps">
                    <w:drawing>
                      <wp:anchor distT="0" distB="0" distL="114300" distR="114300" simplePos="0" relativeHeight="251699200" behindDoc="0" locked="0" layoutInCell="1" allowOverlap="1" wp14:anchorId="77E5C4BC" wp14:editId="44B96119">
                        <wp:simplePos x="0" y="0"/>
                        <wp:positionH relativeFrom="margin">
                          <wp:posOffset>-3317875</wp:posOffset>
                        </wp:positionH>
                        <wp:positionV relativeFrom="paragraph">
                          <wp:posOffset>88265</wp:posOffset>
                        </wp:positionV>
                        <wp:extent cx="1104900" cy="333375"/>
                        <wp:effectExtent l="0" t="0" r="0" b="9525"/>
                        <wp:wrapNone/>
                        <wp:docPr id="31" name="Надпись 3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049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B06D4" w:rsidRPr="00F45E67" w:rsidRDefault="006B06D4" w:rsidP="006B06D4">
                                    <w:pPr>
                                      <w:jc w:val="center"/>
                                      <w:rPr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:rPrChange w:id="220" w:author="Михаил" w:date="2023-12-23T23:41:00Z">
                                          <w:rPr>
                                            <w:noProof/>
                                          </w:rPr>
                                        </w:rPrChange>
                                      </w:rPr>
                                      <w:pPrChange w:id="221" w:author="Михаил" w:date="2023-12-23T23:40:00Z">
                                        <w:pPr/>
                                      </w:pPrChange>
                                    </w:pPr>
                                    <w:ins w:id="222" w:author="Михаил" w:date="2023-12-24T00:18:00Z"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Экран №</w:t>
                                      </w:r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6</w:t>
                                      </w:r>
                                    </w:ins>
                                    <w:del w:id="223" w:author="Михаил" w:date="2023-12-23T23:40:00Z">
                                      <w:r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224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Поместите здесь ваш текст</w:delText>
                                      </w:r>
                                    </w:del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77E5C4BC" id="Надпись 31" o:spid="_x0000_s1031" type="#_x0000_t202" style="position:absolute;margin-left:-261.25pt;margin-top:6.95pt;width:87pt;height:26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" filled="f" stroked="f">
                        <v:textbox>
                          <w:txbxContent>
                            <w:p w:rsidR="006B06D4" w:rsidRPr="00F45E67" w:rsidRDefault="006B06D4" w:rsidP="006B06D4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:rPrChange w:id="225" w:author="Михаил" w:date="2023-12-23T23:41:00Z">
                                    <w:rPr>
                                      <w:noProof/>
                                    </w:rPr>
                                  </w:rPrChange>
                                </w:rPr>
                                <w:pPrChange w:id="226" w:author="Михаил" w:date="2023-12-23T23:40:00Z">
                                  <w:pPr/>
                                </w:pPrChange>
                              </w:pPr>
                              <w:ins w:id="227" w:author="Михаил" w:date="2023-12-24T00:18:00Z"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Экран №</w:t>
                                </w:r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6</w:t>
                                </w:r>
                              </w:ins>
                              <w:del w:id="228" w:author="Михаил" w:date="2023-12-23T23:40:00Z">
                                <w:r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229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Поместите здесь ваш текст</w:delText>
                                </w:r>
                              </w:del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</w:ins>
            <w:ins w:id="230" w:author="Михаил" w:date="2023-12-24T11:52:00Z">
              <w:r w:rsidRPr="006B06D4">
                <w:rPr>
                  <w:noProof/>
                  <w:lang w:eastAsia="ru-RU"/>
                </w:rPr>
                <w:drawing>
                  <wp:anchor distT="0" distB="0" distL="114300" distR="114300" simplePos="0" relativeHeight="251697152" behindDoc="1" locked="0" layoutInCell="1" allowOverlap="1">
                    <wp:simplePos x="0" y="0"/>
                    <wp:positionH relativeFrom="column">
                      <wp:posOffset>-3421380</wp:posOffset>
                    </wp:positionH>
                    <wp:positionV relativeFrom="paragraph">
                      <wp:posOffset>566420</wp:posOffset>
                    </wp:positionV>
                    <wp:extent cx="1228292" cy="2759075"/>
                    <wp:effectExtent l="0" t="0" r="0" b="3175"/>
                    <wp:wrapNone/>
                    <wp:docPr id="22" name="Рисунок 22" descr="C:\Users\Михаил\Desktop\2023-12-23_23-16-2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 descr="C:\Users\Михаил\Desktop\2023-12-23_23-16-2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28292" cy="275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  <w:ins w:id="231" w:author="Михаил" w:date="2023-12-24T01:00:00Z">
              <w:r w:rsidR="00B54E8C">
                <w:t>Поиск видимых устройств и их подключение</w:t>
              </w:r>
            </w:ins>
            <w:ins w:id="232" w:author="Михаил" w:date="2023-12-24T01:01:00Z">
              <w:r w:rsidR="00B54E8C">
                <w:t xml:space="preserve"> </w:t>
              </w:r>
            </w:ins>
            <w:ins w:id="233" w:author="Михаил" w:date="2023-12-24T01:00:00Z">
              <w:r w:rsidR="00B54E8C">
                <w:t>(одного или нескольких)</w:t>
              </w:r>
            </w:ins>
            <w:ins w:id="234" w:author="Михаил" w:date="2023-12-24T01:01:00Z">
              <w:r w:rsidR="00B54E8C">
                <w:t>.</w:t>
              </w:r>
            </w:ins>
          </w:p>
          <w:p w:rsidR="00B54E8C" w:rsidRDefault="00B54E8C" w:rsidP="00A17190">
            <w:pPr>
              <w:rPr>
                <w:ins w:id="235" w:author="Михаил" w:date="2023-12-24T00:14:00Z"/>
              </w:rPr>
            </w:pPr>
            <w:ins w:id="236" w:author="Михаил" w:date="2023-12-24T01:01:00Z">
              <w:r>
                <w:t>Запуск выбранных устройств.</w:t>
              </w:r>
            </w:ins>
          </w:p>
          <w:p w:rsidR="00A17190" w:rsidRDefault="00A17190" w:rsidP="00A17190">
            <w:pPr>
              <w:rPr>
                <w:ins w:id="237" w:author="Михаил" w:date="2023-12-24T00:14:00Z"/>
              </w:rPr>
            </w:pPr>
          </w:p>
          <w:p w:rsidR="00A17190" w:rsidRDefault="00A17190" w:rsidP="00A17190">
            <w:pPr>
              <w:rPr>
                <w:ins w:id="238" w:author="Михаил" w:date="2023-12-24T00:14:00Z"/>
              </w:rPr>
            </w:pPr>
          </w:p>
          <w:p w:rsidR="00A17190" w:rsidRPr="000D7C26" w:rsidRDefault="00A17190" w:rsidP="00A17190">
            <w:pPr>
              <w:jc w:val="right"/>
              <w:rPr>
                <w:ins w:id="239" w:author="Михаил" w:date="2023-12-24T00:14:00Z"/>
              </w:rPr>
            </w:pPr>
          </w:p>
        </w:tc>
        <w:tc>
          <w:tcPr>
            <w:tcW w:w="4315" w:type="dxa"/>
            <w:tcPrChange w:id="240" w:author="Михаил" w:date="2023-12-24T01:18:00Z">
              <w:tcPr>
                <w:tcW w:w="2626" w:type="dxa"/>
              </w:tcPr>
            </w:tcPrChange>
          </w:tcPr>
          <w:p w:rsidR="00B54E8C" w:rsidRDefault="00B54E8C" w:rsidP="00B54E8C">
            <w:pPr>
              <w:rPr>
                <w:ins w:id="241" w:author="Михаил" w:date="2023-12-24T01:02:00Z"/>
              </w:rPr>
            </w:pPr>
            <w:ins w:id="242" w:author="Михаил" w:date="2023-12-24T01:02:00Z">
              <w:r>
                <w:t xml:space="preserve">1.На экране №6 нажимаем на кнопку </w:t>
              </w:r>
              <w:r w:rsidRPr="004908CC">
                <w:t>“</w:t>
              </w:r>
              <w:r>
                <w:rPr>
                  <w:lang w:val="en-US"/>
                </w:rPr>
                <w:t>search</w:t>
              </w:r>
              <w:r w:rsidRPr="004908CC">
                <w:t>”</w:t>
              </w:r>
              <w:r>
                <w:t>.</w:t>
              </w:r>
            </w:ins>
          </w:p>
          <w:p w:rsidR="00B54E8C" w:rsidRDefault="00B54E8C" w:rsidP="00B54E8C">
            <w:pPr>
              <w:rPr>
                <w:ins w:id="243" w:author="Михаил" w:date="2023-12-24T01:03:00Z"/>
              </w:rPr>
            </w:pPr>
            <w:ins w:id="244" w:author="Михаил" w:date="2023-12-24T01:02:00Z">
              <w:r>
                <w:t>2.Из выпадающего списка устройств ставим галочку к каким устройствам хотим подключиться.</w:t>
              </w:r>
            </w:ins>
          </w:p>
          <w:p w:rsidR="008F13E5" w:rsidRPr="008F13E5" w:rsidRDefault="00B54E8C" w:rsidP="00EF72E7">
            <w:pPr>
              <w:rPr>
                <w:ins w:id="245" w:author="Михаил" w:date="2023-12-24T11:15:00Z"/>
                <w:b/>
                <w:i/>
                <w:u w:val="single"/>
                <w:rPrChange w:id="246" w:author="Михаил" w:date="2023-12-24T11:16:00Z">
                  <w:rPr>
                    <w:ins w:id="247" w:author="Михаил" w:date="2023-12-24T11:15:00Z"/>
                    <w:b/>
                    <w:i/>
                    <w:u w:val="single"/>
                  </w:rPr>
                </w:rPrChange>
              </w:rPr>
              <w:pPrChange w:id="248" w:author="Михаил" w:date="2023-12-24T11:15:00Z">
                <w:pPr>
                  <w:framePr w:hSpace="180" w:wrap="around" w:vAnchor="text" w:hAnchor="margin" w:xAlign="right" w:y="-236"/>
                </w:pPr>
              </w:pPrChange>
            </w:pPr>
            <w:ins w:id="249" w:author="Михаил" w:date="2023-12-24T01:03:00Z">
              <w:r>
                <w:t>3.</w:t>
              </w:r>
            </w:ins>
            <w:ins w:id="250" w:author="Михаил" w:date="2023-12-24T11:15:00Z">
              <w:r w:rsidR="008F13E5">
                <w:t xml:space="preserve">Нажимаем на кнопку </w:t>
              </w:r>
            </w:ins>
            <w:ins w:id="251" w:author="Михаил" w:date="2023-12-24T11:16:00Z">
              <w:r w:rsidR="008F13E5">
                <w:rPr>
                  <w:lang w:val="en-US"/>
                </w:rPr>
                <w:t>“play”</w:t>
              </w:r>
              <w:r w:rsidR="008F13E5">
                <w:t>.</w:t>
              </w:r>
            </w:ins>
          </w:p>
          <w:p w:rsidR="00A17190" w:rsidRDefault="00A17190" w:rsidP="00EF72E7">
            <w:pPr>
              <w:rPr>
                <w:ins w:id="252" w:author="Михаил" w:date="2023-12-24T00:14:00Z"/>
              </w:rPr>
              <w:pPrChange w:id="253" w:author="Михаил" w:date="2023-12-24T11:15:00Z">
                <w:pPr>
                  <w:framePr w:hSpace="180" w:wrap="around" w:vAnchor="text" w:hAnchor="margin" w:xAlign="right" w:y="-236"/>
                </w:pPr>
              </w:pPrChange>
            </w:pPr>
          </w:p>
        </w:tc>
        <w:tc>
          <w:tcPr>
            <w:tcW w:w="1882" w:type="dxa"/>
            <w:tcPrChange w:id="254" w:author="Михаил" w:date="2023-12-24T01:18:00Z">
              <w:tcPr>
                <w:tcW w:w="2626" w:type="dxa"/>
                <w:gridSpan w:val="3"/>
              </w:tcPr>
            </w:tcPrChange>
          </w:tcPr>
          <w:p w:rsidR="00A17190" w:rsidRDefault="00F03832">
            <w:pPr>
              <w:rPr>
                <w:ins w:id="255" w:author="Михаил" w:date="2023-12-24T00:14:00Z"/>
              </w:rPr>
              <w:pPrChange w:id="256" w:author="Михаил" w:date="2023-12-24T01:41:00Z">
                <w:pPr>
                  <w:pStyle w:val="a6"/>
                  <w:framePr w:hSpace="180" w:wrap="around" w:vAnchor="text" w:hAnchor="margin" w:xAlign="right" w:y="-236"/>
                </w:pPr>
              </w:pPrChange>
            </w:pPr>
            <w:ins w:id="257" w:author="Михаил" w:date="2023-12-24T01:10:00Z">
              <w:r w:rsidRPr="00F03832">
                <w:t xml:space="preserve">Без ввода </w:t>
              </w:r>
            </w:ins>
            <w:ins w:id="258" w:author="Михаил" w:date="2023-12-24T01:41:00Z">
              <w:r w:rsidR="00520FEE">
                <w:t>д</w:t>
              </w:r>
            </w:ins>
            <w:ins w:id="259" w:author="Михаил" w:date="2023-12-24T01:10:00Z">
              <w:r w:rsidRPr="00F03832">
                <w:t>анных.</w:t>
              </w:r>
            </w:ins>
          </w:p>
        </w:tc>
        <w:tc>
          <w:tcPr>
            <w:tcW w:w="2229" w:type="dxa"/>
            <w:tcPrChange w:id="260" w:author="Михаил" w:date="2023-12-24T01:18:00Z">
              <w:tcPr>
                <w:tcW w:w="2627" w:type="dxa"/>
                <w:gridSpan w:val="4"/>
              </w:tcPr>
            </w:tcPrChange>
          </w:tcPr>
          <w:p w:rsidR="00F03832" w:rsidRDefault="00F03832" w:rsidP="00F03832">
            <w:pPr>
              <w:rPr>
                <w:ins w:id="261" w:author="Михаил" w:date="2023-12-24T01:11:00Z"/>
              </w:rPr>
            </w:pPr>
            <w:ins w:id="262" w:author="Михаил" w:date="2023-12-24T01:10:00Z">
              <w:r>
                <w:t xml:space="preserve">Подключение к </w:t>
              </w:r>
            </w:ins>
            <w:ins w:id="263" w:author="Михаил" w:date="2023-12-24T01:11:00Z">
              <w:r>
                <w:t>выбранным устройствам</w:t>
              </w:r>
            </w:ins>
            <w:ins w:id="264" w:author="Михаил" w:date="2023-12-24T01:10:00Z">
              <w:r>
                <w:t>.</w:t>
              </w:r>
            </w:ins>
          </w:p>
          <w:p w:rsidR="00A17190" w:rsidRDefault="00F03832" w:rsidP="008F13E5">
            <w:pPr>
              <w:rPr>
                <w:ins w:id="265" w:author="Михаил" w:date="2023-12-24T00:14:00Z"/>
              </w:rPr>
              <w:pPrChange w:id="266" w:author="Михаил" w:date="2023-12-24T11:17:00Z">
                <w:pPr>
                  <w:framePr w:hSpace="180" w:wrap="around" w:vAnchor="text" w:hAnchor="margin" w:xAlign="right" w:y="-236"/>
                </w:pPr>
              </w:pPrChange>
            </w:pPr>
            <w:ins w:id="267" w:author="Михаил" w:date="2023-12-24T01:11:00Z">
              <w:r>
                <w:t xml:space="preserve">И </w:t>
              </w:r>
            </w:ins>
            <w:ins w:id="268" w:author="Михаил" w:date="2023-12-24T11:17:00Z">
              <w:r w:rsidR="008F13E5">
                <w:t>их совместный запуск.</w:t>
              </w:r>
            </w:ins>
          </w:p>
        </w:tc>
      </w:tr>
      <w:tr w:rsidR="006546E0" w:rsidRPr="00591CD7" w:rsidTr="00986A0F">
        <w:trPr>
          <w:trHeight w:val="3741"/>
          <w:ins w:id="269" w:author="Михаил" w:date="2023-12-24T01:17:00Z"/>
          <w:trPrChange w:id="270" w:author="Михаил" w:date="2023-12-24T01:18:00Z">
            <w:trPr>
              <w:gridAfter w:val="0"/>
              <w:trHeight w:val="3741"/>
            </w:trPr>
          </w:trPrChange>
        </w:trPr>
        <w:tc>
          <w:tcPr>
            <w:tcW w:w="2233" w:type="dxa"/>
            <w:tcPrChange w:id="271" w:author="Михаил" w:date="2023-12-24T01:18:00Z">
              <w:tcPr>
                <w:tcW w:w="2626" w:type="dxa"/>
                <w:gridSpan w:val="2"/>
              </w:tcPr>
            </w:tcPrChange>
          </w:tcPr>
          <w:p w:rsidR="006546E0" w:rsidRDefault="006546E0" w:rsidP="00A17190">
            <w:pPr>
              <w:rPr>
                <w:ins w:id="272" w:author="Михаил" w:date="2023-12-24T01:22:00Z"/>
              </w:rPr>
            </w:pPr>
            <w:ins w:id="273" w:author="Михаил" w:date="2023-12-24T01:22:00Z">
              <w:r>
                <w:t>Главный экран.</w:t>
              </w:r>
            </w:ins>
          </w:p>
          <w:p w:rsidR="006546E0" w:rsidRDefault="006546E0" w:rsidP="00A17190">
            <w:pPr>
              <w:rPr>
                <w:ins w:id="274" w:author="Михаил" w:date="2023-12-24T01:22:00Z"/>
              </w:rPr>
            </w:pPr>
            <w:ins w:id="275" w:author="Михаил" w:date="2023-12-24T01:22:00Z">
              <w:r>
                <w:t>Выбор устройства.</w:t>
              </w:r>
            </w:ins>
          </w:p>
          <w:p w:rsidR="004602C4" w:rsidRDefault="00934794">
            <w:pPr>
              <w:rPr>
                <w:ins w:id="276" w:author="Михаил" w:date="2023-12-24T01:17:00Z"/>
              </w:rPr>
              <w:pPrChange w:id="277" w:author="Михаил" w:date="2023-12-24T01:28:00Z">
                <w:pPr>
                  <w:framePr w:hSpace="180" w:wrap="around" w:vAnchor="text" w:hAnchor="margin" w:xAlign="right" w:y="-236"/>
                </w:pPr>
              </w:pPrChange>
            </w:pPr>
            <w:ins w:id="278" w:author="Михаил" w:date="2023-12-24T02:13:00Z">
              <w:r>
                <w:rPr>
                  <w:noProof/>
                  <w:lang w:eastAsia="ru-RU"/>
                </w:rPr>
                <mc:AlternateContent>
                  <mc:Choice Requires="wps">
                    <w:drawing>
                      <wp:anchor distT="0" distB="0" distL="114300" distR="114300" simplePos="0" relativeHeight="251687936" behindDoc="0" locked="0" layoutInCell="1" allowOverlap="1" wp14:anchorId="03644A8C" wp14:editId="398C9D26">
                        <wp:simplePos x="0" y="0"/>
                        <wp:positionH relativeFrom="margin">
                          <wp:posOffset>-1727200</wp:posOffset>
                        </wp:positionH>
                        <wp:positionV relativeFrom="paragraph">
                          <wp:posOffset>1233805</wp:posOffset>
                        </wp:positionV>
                        <wp:extent cx="1104900" cy="333375"/>
                        <wp:effectExtent l="0" t="0" r="0" b="9525"/>
                        <wp:wrapNone/>
                        <wp:docPr id="26" name="Надпись 26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049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86A0F" w:rsidRPr="00F45E67" w:rsidRDefault="00986A0F">
                                    <w:pPr>
                                      <w:jc w:val="center"/>
                                      <w:rPr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:rPrChange w:id="279" w:author="Михаил" w:date="2023-12-23T23:41:00Z">
                                          <w:rPr>
                                            <w:noProof/>
                                          </w:rPr>
                                        </w:rPrChange>
                                      </w:rPr>
                                      <w:pPrChange w:id="280" w:author="Михаил" w:date="2023-12-23T23:40:00Z">
                                        <w:pPr/>
                                      </w:pPrChange>
                                    </w:pPr>
                                    <w:ins w:id="281" w:author="Михаил" w:date="2023-12-24T00:18:00Z"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Экран №9</w:t>
                                      </w:r>
                                    </w:ins>
                                    <w:del w:id="282" w:author="Михаил" w:date="2023-12-23T23:40:00Z">
                                      <w:r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283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Поместите здесь ваш текст</w:delText>
                                      </w:r>
                                    </w:del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03644A8C" id="Надпись 26" o:spid="_x0000_s1032" type="#_x0000_t202" style="position:absolute;margin-left:-136pt;margin-top:97.15pt;width:87pt;height:26.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" filled="f" stroked="f">
                        <v:textbox>
                          <w:txbxContent>
                            <w:p w:rsidR="00986A0F" w:rsidRPr="00F45E67" w:rsidRDefault="00986A0F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:rPrChange w:id="284" w:author="Михаил" w:date="2023-12-23T23:41:00Z">
                                    <w:rPr>
                                      <w:noProof/>
                                    </w:rPr>
                                  </w:rPrChange>
                                </w:rPr>
                                <w:pPrChange w:id="285" w:author="Михаил" w:date="2023-12-23T23:40:00Z">
                                  <w:pPr/>
                                </w:pPrChange>
                              </w:pPr>
                              <w:ins w:id="286" w:author="Михаил" w:date="2023-12-24T00:18:00Z"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Экран №9</w:t>
                                </w:r>
                              </w:ins>
                              <w:del w:id="287" w:author="Михаил" w:date="2023-12-23T23:40:00Z">
                                <w:r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288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Поместите здесь ваш текст</w:delText>
                                </w:r>
                              </w:del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</w:ins>
            <w:ins w:id="289" w:author="Михаил" w:date="2023-12-24T10:50:00Z">
              <w:r w:rsidRPr="004C3DB1">
                <w:rPr>
                  <w:noProof/>
                  <w:lang w:eastAsia="ru-RU"/>
                </w:rPr>
                <w:drawing>
                  <wp:anchor distT="0" distB="0" distL="114300" distR="114300" simplePos="0" relativeHeight="251689984" behindDoc="1" locked="0" layoutInCell="1" allowOverlap="1" wp14:anchorId="2D1C96F0" wp14:editId="3CD73DCB">
                    <wp:simplePos x="0" y="0"/>
                    <wp:positionH relativeFrom="column">
                      <wp:posOffset>-1755775</wp:posOffset>
                    </wp:positionH>
                    <wp:positionV relativeFrom="paragraph">
                      <wp:posOffset>1737995</wp:posOffset>
                    </wp:positionV>
                    <wp:extent cx="1239988" cy="2654976"/>
                    <wp:effectExtent l="0" t="0" r="0" b="0"/>
                    <wp:wrapNone/>
                    <wp:docPr id="20" name="Рисунок 20" descr="C:\Users\Михаил\Desktop\2023-12-23_23-18-21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" descr="C:\Users\Михаил\Desktop\2023-12-23_23-18-21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39988" cy="26549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  <w:ins w:id="290" w:author="Михаил" w:date="2023-12-24T02:12:00Z">
              <w:r>
                <w:rPr>
                  <w:noProof/>
                  <w:lang w:eastAsia="ru-RU"/>
                </w:rPr>
                <mc:AlternateContent>
                  <mc:Choice Requires="wps">
                    <w:drawing>
                      <wp:anchor distT="0" distB="0" distL="114300" distR="114300" simplePos="0" relativeHeight="251683840" behindDoc="0" locked="0" layoutInCell="1" allowOverlap="1" wp14:anchorId="03644A8C" wp14:editId="398C9D26">
                        <wp:simplePos x="0" y="0"/>
                        <wp:positionH relativeFrom="margin">
                          <wp:posOffset>-3289300</wp:posOffset>
                        </wp:positionH>
                        <wp:positionV relativeFrom="paragraph">
                          <wp:posOffset>1202690</wp:posOffset>
                        </wp:positionV>
                        <wp:extent cx="1104900" cy="333375"/>
                        <wp:effectExtent l="0" t="0" r="0" b="9525"/>
                        <wp:wrapNone/>
                        <wp:docPr id="24" name="Надпись 2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049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86A0F" w:rsidRPr="00F45E67" w:rsidRDefault="00986A0F">
                                    <w:pPr>
                                      <w:jc w:val="center"/>
                                      <w:rPr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:rPrChange w:id="291" w:author="Михаил" w:date="2023-12-23T23:41:00Z">
                                          <w:rPr>
                                            <w:noProof/>
                                          </w:rPr>
                                        </w:rPrChange>
                                      </w:rPr>
                                      <w:pPrChange w:id="292" w:author="Михаил" w:date="2023-12-23T23:40:00Z">
                                        <w:pPr/>
                                      </w:pPrChange>
                                    </w:pPr>
                                    <w:ins w:id="293" w:author="Михаил" w:date="2023-12-24T00:18:00Z"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Экран №8</w:t>
                                      </w:r>
                                    </w:ins>
                                    <w:del w:id="294" w:author="Михаил" w:date="2023-12-23T23:40:00Z">
                                      <w:r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295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Поместите здесь ваш текст</w:delText>
                                      </w:r>
                                    </w:del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03644A8C" id="Надпись 24" o:spid="_x0000_s1033" type="#_x0000_t202" style="position:absolute;margin-left:-259pt;margin-top:94.7pt;width:87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" filled="f" stroked="f">
                        <v:textbox>
                          <w:txbxContent>
                            <w:p w:rsidR="00986A0F" w:rsidRPr="00F45E67" w:rsidRDefault="00986A0F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:rPrChange w:id="296" w:author="Михаил" w:date="2023-12-23T23:41:00Z">
                                    <w:rPr>
                                      <w:noProof/>
                                    </w:rPr>
                                  </w:rPrChange>
                                </w:rPr>
                                <w:pPrChange w:id="297" w:author="Михаил" w:date="2023-12-23T23:40:00Z">
                                  <w:pPr/>
                                </w:pPrChange>
                              </w:pPr>
                              <w:ins w:id="298" w:author="Михаил" w:date="2023-12-24T00:18:00Z"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Экран №8</w:t>
                                </w:r>
                              </w:ins>
                              <w:del w:id="299" w:author="Михаил" w:date="2023-12-23T23:40:00Z">
                                <w:r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300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Поместите здесь ваш текст</w:delText>
                                </w:r>
                              </w:del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</w:ins>
            <w:ins w:id="301" w:author="Михаил" w:date="2023-12-24T01:21:00Z">
              <w:r w:rsidR="006B06D4" w:rsidRPr="006546E0">
                <w:rPr>
                  <w:noProof/>
                  <w:lang w:eastAsia="ru-RU"/>
                </w:rPr>
                <w:drawing>
                  <wp:anchor distT="0" distB="0" distL="114300" distR="114300" simplePos="0" relativeHeight="251677696" behindDoc="1" locked="0" layoutInCell="1" allowOverlap="1">
                    <wp:simplePos x="0" y="0"/>
                    <wp:positionH relativeFrom="column">
                      <wp:posOffset>-3392170</wp:posOffset>
                    </wp:positionH>
                    <wp:positionV relativeFrom="paragraph">
                      <wp:posOffset>1680845</wp:posOffset>
                    </wp:positionV>
                    <wp:extent cx="1227050" cy="2657137"/>
                    <wp:effectExtent l="0" t="0" r="0" b="0"/>
                    <wp:wrapNone/>
                    <wp:docPr id="19" name="Рисунок 19" descr="C:\Users\Михаил\Desktop\2023-12-23_23-17-57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" descr="C:\Users\Михаил\Desktop\2023-12-23_23-17-57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27050" cy="26571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  <w:ins w:id="302" w:author="Михаил" w:date="2023-12-24T01:28:00Z">
              <w:r w:rsidR="004602C4">
                <w:t>Выбор функции управления</w:t>
              </w:r>
            </w:ins>
            <w:ins w:id="303" w:author="Михаил" w:date="2023-12-24T01:31:00Z">
              <w:r w:rsidR="004602C4">
                <w:t xml:space="preserve"> автоматическое</w:t>
              </w:r>
            </w:ins>
            <w:ins w:id="304" w:author="Михаил" w:date="2023-12-24T01:28:00Z">
              <w:r w:rsidR="004602C4">
                <w:t>.</w:t>
              </w:r>
            </w:ins>
          </w:p>
        </w:tc>
        <w:tc>
          <w:tcPr>
            <w:tcW w:w="4315" w:type="dxa"/>
            <w:tcPrChange w:id="305" w:author="Михаил" w:date="2023-12-24T01:18:00Z">
              <w:tcPr>
                <w:tcW w:w="3748" w:type="dxa"/>
                <w:gridSpan w:val="2"/>
              </w:tcPr>
            </w:tcPrChange>
          </w:tcPr>
          <w:p w:rsidR="006546E0" w:rsidRDefault="006546E0" w:rsidP="00B54E8C">
            <w:pPr>
              <w:rPr>
                <w:ins w:id="306" w:author="Михаил" w:date="2023-12-24T01:26:00Z"/>
              </w:rPr>
            </w:pPr>
            <w:ins w:id="307" w:author="Михаил" w:date="2023-12-24T01:23:00Z">
              <w:r>
                <w:t>1.На экране №7 в вы</w:t>
              </w:r>
              <w:r w:rsidR="00B30441">
                <w:t>падающем списке ставим галочку</w:t>
              </w:r>
              <w:r>
                <w:t xml:space="preserve"> каким устройством будем пользоваться.</w:t>
              </w:r>
            </w:ins>
          </w:p>
          <w:p w:rsidR="004602C4" w:rsidRDefault="004602C4" w:rsidP="00B54E8C">
            <w:pPr>
              <w:rPr>
                <w:ins w:id="308" w:author="Михаил" w:date="2023-12-24T01:30:00Z"/>
              </w:rPr>
            </w:pPr>
            <w:ins w:id="309" w:author="Михаил" w:date="2023-12-24T01:26:00Z">
              <w:r>
                <w:t>2.</w:t>
              </w:r>
            </w:ins>
            <w:ins w:id="310" w:author="Михаил" w:date="2023-12-24T01:29:00Z">
              <w:r>
                <w:t xml:space="preserve">Нажимаем на кнопку </w:t>
              </w:r>
              <w:r w:rsidRPr="00B30441">
                <w:rPr>
                  <w:rPrChange w:id="311" w:author="Михаил" w:date="2023-12-24T10:36:00Z">
                    <w:rPr>
                      <w:lang w:val="en-US"/>
                    </w:rPr>
                  </w:rPrChange>
                </w:rPr>
                <w:t>“</w:t>
              </w:r>
              <w:r>
                <w:rPr>
                  <w:lang w:val="en-US"/>
                </w:rPr>
                <w:t>Controlling</w:t>
              </w:r>
              <w:r w:rsidRPr="00B30441">
                <w:rPr>
                  <w:rPrChange w:id="312" w:author="Михаил" w:date="2023-12-24T10:36:00Z">
                    <w:rPr>
                      <w:lang w:val="en-US"/>
                    </w:rPr>
                  </w:rPrChange>
                </w:rPr>
                <w:t>”</w:t>
              </w:r>
            </w:ins>
            <w:ins w:id="313" w:author="Михаил" w:date="2023-12-24T01:30:00Z">
              <w:r>
                <w:t>.</w:t>
              </w:r>
            </w:ins>
          </w:p>
          <w:p w:rsidR="004602C4" w:rsidRDefault="004602C4">
            <w:pPr>
              <w:rPr>
                <w:ins w:id="314" w:author="Михаил" w:date="2023-12-24T01:33:00Z"/>
              </w:rPr>
            </w:pPr>
            <w:ins w:id="315" w:author="Михаил" w:date="2023-12-24T01:30:00Z">
              <w:r>
                <w:t xml:space="preserve">3.В открывшимся </w:t>
              </w:r>
            </w:ins>
            <w:ins w:id="316" w:author="Михаил" w:date="2023-12-24T01:31:00Z">
              <w:r>
                <w:t>экране</w:t>
              </w:r>
            </w:ins>
            <w:ins w:id="317" w:author="Михаил" w:date="2023-12-24T01:30:00Z">
              <w:r>
                <w:t xml:space="preserve"> №</w:t>
              </w:r>
            </w:ins>
            <w:ins w:id="318" w:author="Михаил" w:date="2023-12-24T01:31:00Z">
              <w:r>
                <w:t>8</w:t>
              </w:r>
            </w:ins>
            <w:ins w:id="319" w:author="Михаил" w:date="2023-12-24T01:32:00Z">
              <w:r>
                <w:t xml:space="preserve"> ставим галочку на </w:t>
              </w:r>
              <w:r w:rsidRPr="004602C4">
                <w:rPr>
                  <w:rPrChange w:id="320" w:author="Михаил" w:date="2023-12-24T01:32:00Z">
                    <w:rPr>
                      <w:lang w:val="en-US"/>
                    </w:rPr>
                  </w:rPrChange>
                </w:rPr>
                <w:t>“</w:t>
              </w:r>
              <w:r>
                <w:rPr>
                  <w:lang w:val="en-US"/>
                </w:rPr>
                <w:t>Automatic</w:t>
              </w:r>
              <w:r w:rsidRPr="004602C4">
                <w:rPr>
                  <w:rPrChange w:id="321" w:author="Михаил" w:date="2023-12-24T01:33:00Z">
                    <w:rPr>
                      <w:lang w:val="en-US"/>
                    </w:rPr>
                  </w:rPrChange>
                </w:rPr>
                <w:t xml:space="preserve"> </w:t>
              </w:r>
              <w:r>
                <w:rPr>
                  <w:lang w:val="en-US"/>
                </w:rPr>
                <w:t>control</w:t>
              </w:r>
              <w:r w:rsidRPr="004602C4">
                <w:rPr>
                  <w:rPrChange w:id="322" w:author="Михаил" w:date="2023-12-24T01:32:00Z">
                    <w:rPr>
                      <w:lang w:val="en-US"/>
                    </w:rPr>
                  </w:rPrChange>
                </w:rPr>
                <w:t>”</w:t>
              </w:r>
            </w:ins>
            <w:ins w:id="323" w:author="Михаил" w:date="2023-12-24T01:33:00Z">
              <w:r>
                <w:t>.</w:t>
              </w:r>
            </w:ins>
          </w:p>
          <w:p w:rsidR="00520FEE" w:rsidRDefault="004602C4">
            <w:pPr>
              <w:rPr>
                <w:ins w:id="324" w:author="Михаил" w:date="2023-12-24T01:36:00Z"/>
              </w:rPr>
            </w:pPr>
            <w:ins w:id="325" w:author="Михаил" w:date="2023-12-24T01:33:00Z">
              <w:r>
                <w:t xml:space="preserve">4.В выпадающем списке </w:t>
              </w:r>
            </w:ins>
            <w:ins w:id="326" w:author="Михаил" w:date="2023-12-24T01:34:00Z">
              <w:r w:rsidRPr="004602C4">
                <w:rPr>
                  <w:rPrChange w:id="327" w:author="Михаил" w:date="2023-12-24T01:35:00Z">
                    <w:rPr>
                      <w:lang w:val="en-US"/>
                    </w:rPr>
                  </w:rPrChange>
                </w:rPr>
                <w:t>“</w:t>
              </w:r>
              <w:r>
                <w:rPr>
                  <w:lang w:val="en-US"/>
                </w:rPr>
                <w:t>Schedule</w:t>
              </w:r>
              <w:r w:rsidRPr="004602C4">
                <w:rPr>
                  <w:rPrChange w:id="328" w:author="Михаил" w:date="2023-12-24T01:35:00Z">
                    <w:rPr>
                      <w:lang w:val="en-US"/>
                    </w:rPr>
                  </w:rPrChange>
                </w:rPr>
                <w:t>”</w:t>
              </w:r>
              <w:r>
                <w:t xml:space="preserve"> ставим галочки по каким дням должно работать</w:t>
              </w:r>
            </w:ins>
            <w:ins w:id="329" w:author="Михаил" w:date="2023-12-24T01:36:00Z">
              <w:r w:rsidR="00520FEE">
                <w:t xml:space="preserve"> устройство.</w:t>
              </w:r>
            </w:ins>
          </w:p>
          <w:p w:rsidR="00520FEE" w:rsidRDefault="00520FEE">
            <w:pPr>
              <w:rPr>
                <w:ins w:id="330" w:author="Михаил" w:date="2023-12-24T01:37:00Z"/>
              </w:rPr>
            </w:pPr>
            <w:ins w:id="331" w:author="Михаил" w:date="2023-12-24T01:36:00Z">
              <w:r>
                <w:t>5.На выбранных датах устанавливаем время работы.</w:t>
              </w:r>
            </w:ins>
          </w:p>
          <w:p w:rsidR="004602C4" w:rsidRPr="004602C4" w:rsidRDefault="00520FEE" w:rsidP="008F13E5">
            <w:pPr>
              <w:rPr>
                <w:ins w:id="332" w:author="Михаил" w:date="2023-12-24T01:17:00Z"/>
              </w:rPr>
              <w:pPrChange w:id="333" w:author="Михаил" w:date="2023-12-24T11:19:00Z">
                <w:pPr>
                  <w:framePr w:hSpace="180" w:wrap="around" w:vAnchor="text" w:hAnchor="margin" w:xAlign="right" w:y="-236"/>
                </w:pPr>
              </w:pPrChange>
            </w:pPr>
            <w:ins w:id="334" w:author="Михаил" w:date="2023-12-24T01:38:00Z">
              <w:r>
                <w:t xml:space="preserve">6 Нажимаем на кнопку </w:t>
              </w:r>
              <w:r w:rsidRPr="004908CC">
                <w:t>“</w:t>
              </w:r>
            </w:ins>
            <w:ins w:id="335" w:author="Михаил" w:date="2023-12-24T01:39:00Z">
              <w:r>
                <w:rPr>
                  <w:lang w:val="en-US"/>
                </w:rPr>
                <w:t>Accept</w:t>
              </w:r>
              <w:r w:rsidRPr="004908CC">
                <w:t xml:space="preserve"> </w:t>
              </w:r>
            </w:ins>
            <w:ins w:id="336" w:author="Михаил" w:date="2023-12-24T01:38:00Z">
              <w:r w:rsidRPr="004908CC">
                <w:t>”</w:t>
              </w:r>
              <w:r>
                <w:t xml:space="preserve"> что бы принять данные и запустить устройства</w:t>
              </w:r>
            </w:ins>
            <w:ins w:id="337" w:author="Михаил" w:date="2023-12-24T11:19:00Z">
              <w:r w:rsidR="008F13E5">
                <w:t>.</w:t>
              </w:r>
            </w:ins>
          </w:p>
        </w:tc>
        <w:tc>
          <w:tcPr>
            <w:tcW w:w="1882" w:type="dxa"/>
            <w:tcPrChange w:id="338" w:author="Михаил" w:date="2023-12-24T01:18:00Z">
              <w:tcPr>
                <w:tcW w:w="1882" w:type="dxa"/>
                <w:gridSpan w:val="3"/>
              </w:tcPr>
            </w:tcPrChange>
          </w:tcPr>
          <w:p w:rsidR="006546E0" w:rsidRPr="00F03832" w:rsidRDefault="00520FEE">
            <w:pPr>
              <w:rPr>
                <w:ins w:id="339" w:author="Михаил" w:date="2023-12-24T01:17:00Z"/>
              </w:rPr>
              <w:pPrChange w:id="340" w:author="Михаил" w:date="2023-12-24T01:40:00Z">
                <w:pPr>
                  <w:pStyle w:val="a6"/>
                  <w:framePr w:hSpace="180" w:wrap="around" w:vAnchor="text" w:hAnchor="margin" w:xAlign="right" w:y="-236"/>
                </w:pPr>
              </w:pPrChange>
            </w:pPr>
            <w:ins w:id="341" w:author="Михаил" w:date="2023-12-24T01:40:00Z">
              <w:r>
                <w:t>Время работы робота-пылесоса на выбранные даты.</w:t>
              </w:r>
            </w:ins>
          </w:p>
        </w:tc>
        <w:tc>
          <w:tcPr>
            <w:tcW w:w="2229" w:type="dxa"/>
            <w:tcPrChange w:id="342" w:author="Михаил" w:date="2023-12-24T01:18:00Z">
              <w:tcPr>
                <w:tcW w:w="2229" w:type="dxa"/>
                <w:gridSpan w:val="2"/>
              </w:tcPr>
            </w:tcPrChange>
          </w:tcPr>
          <w:p w:rsidR="006546E0" w:rsidRDefault="00520FEE" w:rsidP="00F03832">
            <w:pPr>
              <w:rPr>
                <w:ins w:id="343" w:author="Михаил" w:date="2023-12-24T01:17:00Z"/>
              </w:rPr>
            </w:pPr>
            <w:ins w:id="344" w:author="Михаил" w:date="2023-12-24T01:43:00Z">
              <w:r>
                <w:t>Работа робота-пылесоса в выбранные даты по уста</w:t>
              </w:r>
            </w:ins>
            <w:ins w:id="345" w:author="Михаил" w:date="2023-12-24T01:44:00Z">
              <w:r>
                <w:t>новленному времени.</w:t>
              </w:r>
            </w:ins>
          </w:p>
        </w:tc>
      </w:tr>
      <w:tr w:rsidR="006546E0" w:rsidRPr="00591CD7" w:rsidTr="00986A0F">
        <w:trPr>
          <w:trHeight w:val="3741"/>
          <w:ins w:id="346" w:author="Михаил" w:date="2023-12-24T01:17:00Z"/>
          <w:trPrChange w:id="347" w:author="Михаил" w:date="2023-12-24T01:18:00Z">
            <w:trPr>
              <w:gridAfter w:val="0"/>
              <w:trHeight w:val="3741"/>
            </w:trPr>
          </w:trPrChange>
        </w:trPr>
        <w:tc>
          <w:tcPr>
            <w:tcW w:w="2233" w:type="dxa"/>
            <w:tcPrChange w:id="348" w:author="Михаил" w:date="2023-12-24T01:18:00Z">
              <w:tcPr>
                <w:tcW w:w="2626" w:type="dxa"/>
                <w:gridSpan w:val="2"/>
              </w:tcPr>
            </w:tcPrChange>
          </w:tcPr>
          <w:p w:rsidR="00940A31" w:rsidRDefault="00940A31" w:rsidP="00940A31">
            <w:pPr>
              <w:rPr>
                <w:ins w:id="349" w:author="Михаил" w:date="2023-12-24T01:49:00Z"/>
              </w:rPr>
            </w:pPr>
            <w:ins w:id="350" w:author="Михаил" w:date="2023-12-24T01:49:00Z">
              <w:r>
                <w:t>Главный экран.</w:t>
              </w:r>
            </w:ins>
          </w:p>
          <w:p w:rsidR="00940A31" w:rsidRDefault="00940A31" w:rsidP="00940A31">
            <w:pPr>
              <w:rPr>
                <w:ins w:id="351" w:author="Михаил" w:date="2023-12-24T01:49:00Z"/>
              </w:rPr>
            </w:pPr>
            <w:ins w:id="352" w:author="Михаил" w:date="2023-12-24T01:49:00Z">
              <w:r>
                <w:t>Выбор устройства.</w:t>
              </w:r>
            </w:ins>
          </w:p>
          <w:p w:rsidR="00D14BFD" w:rsidRDefault="00940A31">
            <w:pPr>
              <w:rPr>
                <w:ins w:id="353" w:author="Михаил" w:date="2023-12-24T10:50:00Z"/>
              </w:rPr>
            </w:pPr>
            <w:ins w:id="354" w:author="Михаил" w:date="2023-12-24T01:49:00Z">
              <w:r>
                <w:t>Выбор функции управления ручное.</w:t>
              </w:r>
            </w:ins>
          </w:p>
          <w:p w:rsidR="00D14BFD" w:rsidRPr="00D14BFD" w:rsidRDefault="00D14BFD" w:rsidP="00D14BFD">
            <w:pPr>
              <w:rPr>
                <w:ins w:id="355" w:author="Михаил" w:date="2023-12-24T10:50:00Z"/>
                <w:rPrChange w:id="356" w:author="Михаил" w:date="2023-12-24T10:50:00Z">
                  <w:rPr>
                    <w:ins w:id="357" w:author="Михаил" w:date="2023-12-24T10:50:00Z"/>
                  </w:rPr>
                </w:rPrChange>
              </w:rPr>
              <w:pPrChange w:id="358" w:author="Михаил" w:date="2023-12-24T10:50:00Z">
                <w:pPr>
                  <w:framePr w:hSpace="180" w:wrap="around" w:vAnchor="text" w:hAnchor="margin" w:xAlign="right" w:y="-236"/>
                </w:pPr>
              </w:pPrChange>
            </w:pPr>
          </w:p>
          <w:p w:rsidR="00D14BFD" w:rsidRPr="00D14BFD" w:rsidRDefault="00D14BFD" w:rsidP="00D14BFD">
            <w:pPr>
              <w:rPr>
                <w:ins w:id="359" w:author="Михаил" w:date="2023-12-24T10:50:00Z"/>
                <w:rPrChange w:id="360" w:author="Михаил" w:date="2023-12-24T10:50:00Z">
                  <w:rPr>
                    <w:ins w:id="361" w:author="Михаил" w:date="2023-12-24T10:50:00Z"/>
                  </w:rPr>
                </w:rPrChange>
              </w:rPr>
              <w:pPrChange w:id="362" w:author="Михаил" w:date="2023-12-24T10:50:00Z">
                <w:pPr>
                  <w:framePr w:hSpace="180" w:wrap="around" w:vAnchor="text" w:hAnchor="margin" w:xAlign="right" w:y="-236"/>
                </w:pPr>
              </w:pPrChange>
            </w:pPr>
          </w:p>
          <w:p w:rsidR="00D14BFD" w:rsidRPr="00D14BFD" w:rsidRDefault="00D14BFD" w:rsidP="00D14BFD">
            <w:pPr>
              <w:rPr>
                <w:ins w:id="363" w:author="Михаил" w:date="2023-12-24T10:50:00Z"/>
                <w:rPrChange w:id="364" w:author="Михаил" w:date="2023-12-24T10:50:00Z">
                  <w:rPr>
                    <w:ins w:id="365" w:author="Михаил" w:date="2023-12-24T10:50:00Z"/>
                  </w:rPr>
                </w:rPrChange>
              </w:rPr>
              <w:pPrChange w:id="366" w:author="Михаил" w:date="2023-12-24T10:50:00Z">
                <w:pPr>
                  <w:framePr w:hSpace="180" w:wrap="around" w:vAnchor="text" w:hAnchor="margin" w:xAlign="right" w:y="-236"/>
                </w:pPr>
              </w:pPrChange>
            </w:pPr>
          </w:p>
          <w:p w:rsidR="00D14BFD" w:rsidRPr="00D14BFD" w:rsidRDefault="00D14BFD" w:rsidP="00D14BFD">
            <w:pPr>
              <w:rPr>
                <w:ins w:id="367" w:author="Михаил" w:date="2023-12-24T10:50:00Z"/>
                <w:rPrChange w:id="368" w:author="Михаил" w:date="2023-12-24T10:50:00Z">
                  <w:rPr>
                    <w:ins w:id="369" w:author="Михаил" w:date="2023-12-24T10:50:00Z"/>
                  </w:rPr>
                </w:rPrChange>
              </w:rPr>
              <w:pPrChange w:id="370" w:author="Михаил" w:date="2023-12-24T10:50:00Z">
                <w:pPr>
                  <w:framePr w:hSpace="180" w:wrap="around" w:vAnchor="text" w:hAnchor="margin" w:xAlign="right" w:y="-236"/>
                </w:pPr>
              </w:pPrChange>
            </w:pPr>
          </w:p>
          <w:p w:rsidR="00D14BFD" w:rsidRDefault="00D14BFD" w:rsidP="00D14BFD">
            <w:pPr>
              <w:rPr>
                <w:ins w:id="371" w:author="Михаил" w:date="2023-12-24T10:50:00Z"/>
              </w:rPr>
            </w:pPr>
          </w:p>
          <w:p w:rsidR="00D14BFD" w:rsidRPr="00D14BFD" w:rsidRDefault="00D14BFD" w:rsidP="00D14BFD">
            <w:pPr>
              <w:rPr>
                <w:ins w:id="372" w:author="Михаил" w:date="2023-12-24T10:50:00Z"/>
                <w:rPrChange w:id="373" w:author="Михаил" w:date="2023-12-24T10:50:00Z">
                  <w:rPr>
                    <w:ins w:id="374" w:author="Михаил" w:date="2023-12-24T10:50:00Z"/>
                  </w:rPr>
                </w:rPrChange>
              </w:rPr>
              <w:pPrChange w:id="375" w:author="Михаил" w:date="2023-12-24T10:50:00Z">
                <w:pPr/>
              </w:pPrChange>
            </w:pPr>
          </w:p>
          <w:p w:rsidR="00D14BFD" w:rsidRDefault="00D14BFD" w:rsidP="00D14BFD">
            <w:pPr>
              <w:rPr>
                <w:ins w:id="376" w:author="Михаил" w:date="2023-12-24T10:50:00Z"/>
              </w:rPr>
            </w:pPr>
          </w:p>
          <w:p w:rsidR="00D14BFD" w:rsidRDefault="00D14BFD" w:rsidP="00D14BFD">
            <w:pPr>
              <w:rPr>
                <w:ins w:id="377" w:author="Михаил" w:date="2023-12-24T10:50:00Z"/>
              </w:rPr>
            </w:pPr>
          </w:p>
          <w:p w:rsidR="00D14BFD" w:rsidRDefault="00D14BFD" w:rsidP="00D14BFD">
            <w:pPr>
              <w:rPr>
                <w:ins w:id="378" w:author="Михаил" w:date="2023-12-24T10:50:00Z"/>
              </w:rPr>
            </w:pPr>
          </w:p>
          <w:p w:rsidR="006546E0" w:rsidRPr="00D14BFD" w:rsidRDefault="006546E0" w:rsidP="00D14BFD">
            <w:pPr>
              <w:jc w:val="right"/>
              <w:rPr>
                <w:ins w:id="379" w:author="Михаил" w:date="2023-12-24T01:17:00Z"/>
                <w:rPrChange w:id="380" w:author="Михаил" w:date="2023-12-24T10:50:00Z">
                  <w:rPr>
                    <w:ins w:id="381" w:author="Михаил" w:date="2023-12-24T01:17:00Z"/>
                  </w:rPr>
                </w:rPrChange>
              </w:rPr>
              <w:pPrChange w:id="382" w:author="Михаил" w:date="2023-12-24T10:50:00Z">
                <w:pPr>
                  <w:framePr w:hSpace="180" w:wrap="around" w:vAnchor="text" w:hAnchor="margin" w:xAlign="right" w:y="-236"/>
                </w:pPr>
              </w:pPrChange>
            </w:pPr>
          </w:p>
        </w:tc>
        <w:tc>
          <w:tcPr>
            <w:tcW w:w="4315" w:type="dxa"/>
            <w:tcPrChange w:id="383" w:author="Михаил" w:date="2023-12-24T01:18:00Z">
              <w:tcPr>
                <w:tcW w:w="3748" w:type="dxa"/>
                <w:gridSpan w:val="2"/>
              </w:tcPr>
            </w:tcPrChange>
          </w:tcPr>
          <w:p w:rsidR="00940A31" w:rsidRDefault="00940A31" w:rsidP="00940A31">
            <w:pPr>
              <w:rPr>
                <w:ins w:id="384" w:author="Михаил" w:date="2023-12-24T01:50:00Z"/>
              </w:rPr>
            </w:pPr>
            <w:ins w:id="385" w:author="Михаил" w:date="2023-12-24T01:50:00Z">
              <w:r>
                <w:t>1.На экране №7 в выпадающем списке ставим галочку каким устройством будем пользоваться.</w:t>
              </w:r>
            </w:ins>
          </w:p>
          <w:p w:rsidR="00940A31" w:rsidRDefault="00940A31" w:rsidP="00940A31">
            <w:pPr>
              <w:rPr>
                <w:ins w:id="386" w:author="Михаил" w:date="2023-12-24T01:50:00Z"/>
              </w:rPr>
            </w:pPr>
            <w:ins w:id="387" w:author="Михаил" w:date="2023-12-24T01:50:00Z">
              <w:r>
                <w:t xml:space="preserve">2.Нажимаем на кнопку </w:t>
              </w:r>
              <w:r w:rsidRPr="00940A31">
                <w:rPr>
                  <w:rPrChange w:id="388" w:author="Михаил" w:date="2023-12-24T01:50:00Z">
                    <w:rPr>
                      <w:lang w:val="en-US"/>
                    </w:rPr>
                  </w:rPrChange>
                </w:rPr>
                <w:t>“</w:t>
              </w:r>
              <w:r>
                <w:rPr>
                  <w:lang w:val="en-US"/>
                </w:rPr>
                <w:t>Controlling</w:t>
              </w:r>
              <w:r w:rsidRPr="00940A31">
                <w:rPr>
                  <w:rPrChange w:id="389" w:author="Михаил" w:date="2023-12-24T01:50:00Z">
                    <w:rPr>
                      <w:lang w:val="en-US"/>
                    </w:rPr>
                  </w:rPrChange>
                </w:rPr>
                <w:t>”</w:t>
              </w:r>
              <w:r>
                <w:t>.</w:t>
              </w:r>
            </w:ins>
          </w:p>
          <w:p w:rsidR="00940A31" w:rsidRPr="00940A31" w:rsidRDefault="00940A31">
            <w:pPr>
              <w:rPr>
                <w:ins w:id="390" w:author="Михаил" w:date="2023-12-24T01:52:00Z"/>
              </w:rPr>
              <w:pPrChange w:id="391" w:author="Михаил" w:date="2023-12-24T01:52:00Z">
                <w:pPr>
                  <w:framePr w:hSpace="180" w:wrap="around" w:vAnchor="text" w:hAnchor="margin" w:xAlign="right" w:y="-236"/>
                </w:pPr>
              </w:pPrChange>
            </w:pPr>
            <w:ins w:id="392" w:author="Михаил" w:date="2023-12-24T01:50:00Z">
              <w:r>
                <w:t xml:space="preserve">3.В открывшимся экране №8 ставим галочку на </w:t>
              </w:r>
              <w:r w:rsidRPr="004908CC">
                <w:t>“</w:t>
              </w:r>
            </w:ins>
            <w:ins w:id="393" w:author="Михаил" w:date="2023-12-24T01:51:00Z">
              <w:r>
                <w:rPr>
                  <w:lang w:val="en-US"/>
                </w:rPr>
                <w:t>Manual</w:t>
              </w:r>
            </w:ins>
            <w:ins w:id="394" w:author="Михаил" w:date="2023-12-24T01:50:00Z">
              <w:r w:rsidRPr="004908CC">
                <w:t xml:space="preserve"> </w:t>
              </w:r>
              <w:r>
                <w:rPr>
                  <w:lang w:val="en-US"/>
                </w:rPr>
                <w:t>control</w:t>
              </w:r>
              <w:r w:rsidRPr="004908CC">
                <w:t>”</w:t>
              </w:r>
              <w:r>
                <w:t>.</w:t>
              </w:r>
            </w:ins>
          </w:p>
          <w:p w:rsidR="006546E0" w:rsidRDefault="00940A31">
            <w:pPr>
              <w:rPr>
                <w:ins w:id="395" w:author="Михаил" w:date="2023-12-24T01:55:00Z"/>
              </w:rPr>
              <w:pPrChange w:id="396" w:author="Михаил" w:date="2023-12-24T01:55:00Z">
                <w:pPr>
                  <w:framePr w:hSpace="180" w:wrap="around" w:vAnchor="text" w:hAnchor="margin" w:xAlign="right" w:y="-236"/>
                </w:pPr>
              </w:pPrChange>
            </w:pPr>
            <w:ins w:id="397" w:author="Михаил" w:date="2023-12-24T01:54:00Z">
              <w:r>
                <w:t>4</w:t>
              </w:r>
            </w:ins>
            <w:ins w:id="398" w:author="Михаил" w:date="2023-12-24T01:50:00Z">
              <w:r>
                <w:t xml:space="preserve">.Нажимаем на кнопку </w:t>
              </w:r>
              <w:r w:rsidRPr="004908CC">
                <w:t>“</w:t>
              </w:r>
              <w:proofErr w:type="gramStart"/>
              <w:r>
                <w:rPr>
                  <w:lang w:val="en-US"/>
                </w:rPr>
                <w:t>Accept</w:t>
              </w:r>
              <w:r w:rsidRPr="004908CC">
                <w:t xml:space="preserve"> ”</w:t>
              </w:r>
            </w:ins>
            <w:proofErr w:type="gramEnd"/>
            <w:ins w:id="399" w:author="Михаил" w:date="2023-12-24T01:55:00Z">
              <w:r>
                <w:t>.</w:t>
              </w:r>
            </w:ins>
          </w:p>
          <w:p w:rsidR="00940A31" w:rsidRDefault="00940A31">
            <w:pPr>
              <w:rPr>
                <w:ins w:id="400" w:author="Михаил" w:date="2023-12-24T01:58:00Z"/>
              </w:rPr>
              <w:pPrChange w:id="401" w:author="Михаил" w:date="2023-12-24T01:55:00Z">
                <w:pPr>
                  <w:framePr w:hSpace="180" w:wrap="around" w:vAnchor="text" w:hAnchor="margin" w:xAlign="right" w:y="-236"/>
                </w:pPr>
              </w:pPrChange>
            </w:pPr>
            <w:ins w:id="402" w:author="Михаил" w:date="2023-12-24T01:55:00Z">
              <w:r>
                <w:t>5.В открывшемся экране №9 выбираем тип уборки</w:t>
              </w:r>
            </w:ins>
            <w:ins w:id="403" w:author="Михаил" w:date="2023-12-24T01:58:00Z">
              <w:r w:rsidR="00FC3574">
                <w:t>.</w:t>
              </w:r>
            </w:ins>
          </w:p>
          <w:p w:rsidR="00FC3574" w:rsidRDefault="008F13E5" w:rsidP="008F13E5">
            <w:pPr>
              <w:rPr>
                <w:ins w:id="404" w:author="Михаил" w:date="2023-12-24T01:17:00Z"/>
              </w:rPr>
              <w:pPrChange w:id="405" w:author="Михаил" w:date="2023-12-24T11:21:00Z">
                <w:pPr>
                  <w:framePr w:hSpace="180" w:wrap="around" w:vAnchor="text" w:hAnchor="margin" w:xAlign="right" w:y="-236"/>
                </w:pPr>
              </w:pPrChange>
            </w:pPr>
            <w:ins w:id="406" w:author="Михаил" w:date="2023-12-24T11:21:00Z">
              <w:r>
                <w:t>6</w:t>
              </w:r>
            </w:ins>
            <w:ins w:id="407" w:author="Михаил" w:date="2023-12-24T02:03:00Z">
              <w:r w:rsidR="00FC3574">
                <w:t>.</w:t>
              </w:r>
            </w:ins>
            <w:ins w:id="408" w:author="Михаил" w:date="2023-12-24T02:05:00Z">
              <w:r w:rsidR="00FC3574">
                <w:t>Начать ручное управление стрелками на экране.</w:t>
              </w:r>
            </w:ins>
          </w:p>
        </w:tc>
        <w:tc>
          <w:tcPr>
            <w:tcW w:w="1882" w:type="dxa"/>
            <w:tcPrChange w:id="409" w:author="Михаил" w:date="2023-12-24T01:18:00Z">
              <w:tcPr>
                <w:tcW w:w="1882" w:type="dxa"/>
                <w:gridSpan w:val="3"/>
              </w:tcPr>
            </w:tcPrChange>
          </w:tcPr>
          <w:p w:rsidR="006546E0" w:rsidRPr="00F03832" w:rsidRDefault="005259F5">
            <w:pPr>
              <w:rPr>
                <w:ins w:id="410" w:author="Михаил" w:date="2023-12-24T01:17:00Z"/>
              </w:rPr>
              <w:pPrChange w:id="411" w:author="Михаил" w:date="2023-12-24T02:09:00Z">
                <w:pPr>
                  <w:pStyle w:val="a6"/>
                  <w:framePr w:hSpace="180" w:wrap="around" w:vAnchor="text" w:hAnchor="margin" w:xAlign="right" w:y="-236"/>
                </w:pPr>
              </w:pPrChange>
            </w:pPr>
            <w:ins w:id="412" w:author="Михаил" w:date="2023-12-24T02:09:00Z">
              <w:r>
                <w:t>Без ввода данных.</w:t>
              </w:r>
            </w:ins>
          </w:p>
        </w:tc>
        <w:tc>
          <w:tcPr>
            <w:tcW w:w="2229" w:type="dxa"/>
            <w:tcPrChange w:id="413" w:author="Михаил" w:date="2023-12-24T01:18:00Z">
              <w:tcPr>
                <w:tcW w:w="2229" w:type="dxa"/>
                <w:gridSpan w:val="2"/>
              </w:tcPr>
            </w:tcPrChange>
          </w:tcPr>
          <w:p w:rsidR="006546E0" w:rsidRDefault="005259F5" w:rsidP="00F03832">
            <w:pPr>
              <w:rPr>
                <w:ins w:id="414" w:author="Михаил" w:date="2023-12-24T01:17:00Z"/>
              </w:rPr>
            </w:pPr>
            <w:ins w:id="415" w:author="Михаил" w:date="2023-12-24T02:10:00Z">
              <w:r>
                <w:t>Работа робота-пылесоса под управлением пользователя</w:t>
              </w:r>
            </w:ins>
            <w:ins w:id="416" w:author="Михаил" w:date="2023-12-24T02:11:00Z">
              <w:r>
                <w:t>.</w:t>
              </w:r>
            </w:ins>
          </w:p>
        </w:tc>
      </w:tr>
      <w:tr w:rsidR="006546E0" w:rsidRPr="00591CD7" w:rsidTr="008F13E5">
        <w:trPr>
          <w:trHeight w:val="1266"/>
          <w:ins w:id="417" w:author="Михаил" w:date="2023-12-24T01:17:00Z"/>
          <w:trPrChange w:id="418" w:author="Михаил" w:date="2023-12-24T11:24:00Z">
            <w:trPr>
              <w:gridAfter w:val="0"/>
              <w:trHeight w:val="3741"/>
            </w:trPr>
          </w:trPrChange>
        </w:trPr>
        <w:tc>
          <w:tcPr>
            <w:tcW w:w="2233" w:type="dxa"/>
            <w:tcPrChange w:id="419" w:author="Михаил" w:date="2023-12-24T11:24:00Z">
              <w:tcPr>
                <w:tcW w:w="2626" w:type="dxa"/>
                <w:gridSpan w:val="2"/>
              </w:tcPr>
            </w:tcPrChange>
          </w:tcPr>
          <w:p w:rsidR="006546E0" w:rsidRDefault="00934794" w:rsidP="00A17190">
            <w:pPr>
              <w:rPr>
                <w:ins w:id="420" w:author="Михаил" w:date="2023-12-24T10:36:00Z"/>
              </w:rPr>
            </w:pPr>
            <w:ins w:id="421" w:author="Михаил" w:date="2023-12-24T10:58:00Z">
              <w:r>
                <w:rPr>
                  <w:noProof/>
                  <w:lang w:eastAsia="ru-RU"/>
                </w:rPr>
                <w:lastRenderedPageBreak/>
                <mc:AlternateContent>
                  <mc:Choice Requires="wps">
                    <w:drawing>
                      <wp:anchor distT="0" distB="0" distL="114300" distR="114300" simplePos="0" relativeHeight="251694080" behindDoc="0" locked="0" layoutInCell="1" allowOverlap="1" wp14:anchorId="5975E923" wp14:editId="1B7DDBC1">
                        <wp:simplePos x="0" y="0"/>
                        <wp:positionH relativeFrom="margin">
                          <wp:posOffset>-1698625</wp:posOffset>
                        </wp:positionH>
                        <wp:positionV relativeFrom="paragraph">
                          <wp:posOffset>212090</wp:posOffset>
                        </wp:positionV>
                        <wp:extent cx="1104900" cy="333375"/>
                        <wp:effectExtent l="0" t="0" r="0" b="9525"/>
                        <wp:wrapNone/>
                        <wp:docPr id="9" name="Надпись 9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049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4F02" w:rsidRPr="00F45E67" w:rsidRDefault="000B4F02" w:rsidP="000B4F02">
                                    <w:pPr>
                                      <w:jc w:val="center"/>
                                      <w:rPr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:rPrChange w:id="422" w:author="Михаил" w:date="2023-12-23T23:41:00Z">
                                          <w:rPr>
                                            <w:noProof/>
                                          </w:rPr>
                                        </w:rPrChange>
                                      </w:rPr>
                                      <w:pPrChange w:id="423" w:author="Михаил" w:date="2023-12-23T23:40:00Z">
                                        <w:pPr/>
                                      </w:pPrChange>
                                    </w:pPr>
                                    <w:ins w:id="424" w:author="Михаил" w:date="2023-12-24T00:18:00Z"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Экран №1</w:t>
                                      </w:r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1</w:t>
                                      </w:r>
                                    </w:ins>
                                    <w:del w:id="425" w:author="Михаил" w:date="2023-12-23T23:40:00Z">
                                      <w:r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426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Поместите здесь ваш текст</w:delText>
                                      </w:r>
                                    </w:del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5975E923" id="Надпись 9" o:spid="_x0000_s1034" type="#_x0000_t202" style="position:absolute;margin-left:-133.75pt;margin-top:16.7pt;width:87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" filled="f" stroked="f">
                        <v:textbox>
                          <w:txbxContent>
                            <w:p w:rsidR="000B4F02" w:rsidRPr="00F45E67" w:rsidRDefault="000B4F02" w:rsidP="000B4F02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:rPrChange w:id="427" w:author="Михаил" w:date="2023-12-23T23:41:00Z">
                                    <w:rPr>
                                      <w:noProof/>
                                    </w:rPr>
                                  </w:rPrChange>
                                </w:rPr>
                                <w:pPrChange w:id="428" w:author="Михаил" w:date="2023-12-23T23:40:00Z">
                                  <w:pPr/>
                                </w:pPrChange>
                              </w:pPr>
                              <w:ins w:id="429" w:author="Михаил" w:date="2023-12-24T00:18:00Z"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Экран №1</w:t>
                                </w:r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</w:t>
                                </w:r>
                              </w:ins>
                              <w:del w:id="430" w:author="Михаил" w:date="2023-12-23T23:40:00Z">
                                <w:r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431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Поместите здесь ваш текст</w:delText>
                                </w:r>
                              </w:del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</w:ins>
            <w:ins w:id="432" w:author="Михаил" w:date="2023-12-24T02:13:00Z">
              <w:r>
                <w:rPr>
                  <w:noProof/>
                  <w:lang w:eastAsia="ru-RU"/>
                </w:rPr>
                <mc:AlternateContent>
                  <mc:Choice Requires="wps">
                    <w:drawing>
                      <wp:anchor distT="0" distB="0" distL="114300" distR="114300" simplePos="0" relativeHeight="251685888" behindDoc="0" locked="0" layoutInCell="1" allowOverlap="1" wp14:anchorId="03644A8C" wp14:editId="398C9D26">
                        <wp:simplePos x="0" y="0"/>
                        <wp:positionH relativeFrom="margin">
                          <wp:posOffset>-3363595</wp:posOffset>
                        </wp:positionH>
                        <wp:positionV relativeFrom="paragraph">
                          <wp:posOffset>184785</wp:posOffset>
                        </wp:positionV>
                        <wp:extent cx="1104900" cy="333375"/>
                        <wp:effectExtent l="0" t="0" r="0" b="9525"/>
                        <wp:wrapNone/>
                        <wp:docPr id="25" name="Надпись 25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049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86A0F" w:rsidRPr="00F45E67" w:rsidRDefault="00986A0F">
                                    <w:pPr>
                                      <w:jc w:val="center"/>
                                      <w:rPr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:rPrChange w:id="433" w:author="Михаил" w:date="2023-12-23T23:41:00Z">
                                          <w:rPr>
                                            <w:noProof/>
                                          </w:rPr>
                                        </w:rPrChange>
                                      </w:rPr>
                                      <w:pPrChange w:id="434" w:author="Михаил" w:date="2023-12-23T23:40:00Z">
                                        <w:pPr/>
                                      </w:pPrChange>
                                    </w:pPr>
                                    <w:ins w:id="435" w:author="Михаил" w:date="2023-12-24T00:18:00Z"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Экран №10</w:t>
                                      </w:r>
                                    </w:ins>
                                    <w:del w:id="436" w:author="Михаил" w:date="2023-12-23T23:40:00Z">
                                      <w:r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437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Пом</w:delText>
                                      </w:r>
                                      <w:bookmarkStart w:id="438" w:name="_GoBack"/>
                                      <w:bookmarkEnd w:id="438"/>
                                      <w:r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439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естите здесь ваш текст</w:delText>
                                      </w:r>
                                    </w:del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03644A8C" id="Надпись 25" o:spid="_x0000_s1035" type="#_x0000_t202" style="position:absolute;margin-left:-264.85pt;margin-top:14.55pt;width:87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" filled="f" stroked="f">
                        <v:textbox>
                          <w:txbxContent>
                            <w:p w:rsidR="00986A0F" w:rsidRPr="00F45E67" w:rsidRDefault="00986A0F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:rPrChange w:id="440" w:author="Михаил" w:date="2023-12-23T23:41:00Z">
                                    <w:rPr>
                                      <w:noProof/>
                                    </w:rPr>
                                  </w:rPrChange>
                                </w:rPr>
                                <w:pPrChange w:id="441" w:author="Михаил" w:date="2023-12-23T23:40:00Z">
                                  <w:pPr/>
                                </w:pPrChange>
                              </w:pPr>
                              <w:ins w:id="442" w:author="Михаил" w:date="2023-12-24T00:18:00Z"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Экран №10</w:t>
                                </w:r>
                              </w:ins>
                              <w:del w:id="443" w:author="Михаил" w:date="2023-12-23T23:40:00Z">
                                <w:r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444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Пом</w:delText>
                                </w:r>
                                <w:bookmarkStart w:id="445" w:name="_GoBack"/>
                                <w:bookmarkEnd w:id="445"/>
                                <w:r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446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естите здесь ваш текст</w:delText>
                                </w:r>
                              </w:del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</w:ins>
            <w:ins w:id="447" w:author="Михаил" w:date="2023-12-24T10:36:00Z">
              <w:r w:rsidR="00B30441">
                <w:t>Главный экран.</w:t>
              </w:r>
            </w:ins>
          </w:p>
          <w:p w:rsidR="00B30441" w:rsidRDefault="00934794" w:rsidP="00A17190">
            <w:pPr>
              <w:rPr>
                <w:ins w:id="448" w:author="Михаил" w:date="2023-12-24T01:17:00Z"/>
              </w:rPr>
            </w:pPr>
            <w:ins w:id="449" w:author="Михаил" w:date="2023-12-24T10:55:00Z">
              <w:r w:rsidRPr="000B4F02">
                <w:rPr>
                  <w:noProof/>
                  <w:lang w:eastAsia="ru-RU"/>
                </w:rPr>
                <w:drawing>
                  <wp:anchor distT="0" distB="0" distL="114300" distR="114300" simplePos="0" relativeHeight="251691008" behindDoc="1" locked="0" layoutInCell="1" allowOverlap="1">
                    <wp:simplePos x="0" y="0"/>
                    <wp:positionH relativeFrom="column">
                      <wp:posOffset>-1764030</wp:posOffset>
                    </wp:positionH>
                    <wp:positionV relativeFrom="paragraph">
                      <wp:posOffset>518795</wp:posOffset>
                    </wp:positionV>
                    <wp:extent cx="1198396" cy="2638260"/>
                    <wp:effectExtent l="0" t="0" r="1905" b="0"/>
                    <wp:wrapNone/>
                    <wp:docPr id="7" name="Рисунок 7" descr="C:\Users\Михаил\Desktop\2023-12-23_23-19-5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 descr="C:\Users\Михаил\Desktop\2023-12-23_23-19-58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98396" cy="2638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  <w:ins w:id="450" w:author="Михаил" w:date="2023-12-24T01:47:00Z">
              <w:r w:rsidRPr="00940A31">
                <w:rPr>
                  <w:noProof/>
                  <w:lang w:eastAsia="ru-RU"/>
                </w:rPr>
                <w:drawing>
                  <wp:anchor distT="0" distB="0" distL="114300" distR="114300" simplePos="0" relativeHeight="251679744" behindDoc="1" locked="0" layoutInCell="1" allowOverlap="1">
                    <wp:simplePos x="0" y="0"/>
                    <wp:positionH relativeFrom="column">
                      <wp:posOffset>-3463290</wp:posOffset>
                    </wp:positionH>
                    <wp:positionV relativeFrom="paragraph">
                      <wp:posOffset>511175</wp:posOffset>
                    </wp:positionV>
                    <wp:extent cx="1202055" cy="2646045"/>
                    <wp:effectExtent l="0" t="0" r="0" b="1905"/>
                    <wp:wrapNone/>
                    <wp:docPr id="21" name="Рисунок 21" descr="C:\Users\Михаил\Desktop\2023-12-23_23-18-42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" descr="C:\Users\Михаил\Desktop\2023-12-23_23-18-42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02055" cy="2646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  <w:ins w:id="451" w:author="Михаил" w:date="2023-12-24T11:24:00Z">
              <w:r w:rsidR="008F13E5">
                <w:t>Вывод</w:t>
              </w:r>
            </w:ins>
            <w:ins w:id="452" w:author="Михаил" w:date="2023-12-24T10:37:00Z">
              <w:r w:rsidR="00B30441">
                <w:t xml:space="preserve"> статуса устройства.</w:t>
              </w:r>
            </w:ins>
          </w:p>
        </w:tc>
        <w:tc>
          <w:tcPr>
            <w:tcW w:w="4315" w:type="dxa"/>
            <w:tcPrChange w:id="453" w:author="Михаил" w:date="2023-12-24T11:24:00Z">
              <w:tcPr>
                <w:tcW w:w="3748" w:type="dxa"/>
                <w:gridSpan w:val="2"/>
              </w:tcPr>
            </w:tcPrChange>
          </w:tcPr>
          <w:p w:rsidR="00B30441" w:rsidRDefault="00B30441" w:rsidP="00B30441">
            <w:pPr>
              <w:rPr>
                <w:ins w:id="454" w:author="Михаил" w:date="2023-12-24T10:38:00Z"/>
              </w:rPr>
            </w:pPr>
            <w:ins w:id="455" w:author="Михаил" w:date="2023-12-24T10:38:00Z">
              <w:r>
                <w:t>1.На экране №7 в вып</w:t>
              </w:r>
              <w:r>
                <w:t xml:space="preserve">адающем списке ставим галочку </w:t>
              </w:r>
              <w:r>
                <w:t>каким устройством будем пользоваться.</w:t>
              </w:r>
            </w:ins>
          </w:p>
          <w:p w:rsidR="00D14BFD" w:rsidRDefault="00B30441" w:rsidP="00D14BFD">
            <w:pPr>
              <w:rPr>
                <w:ins w:id="456" w:author="Михаил" w:date="2023-12-24T01:17:00Z"/>
              </w:rPr>
              <w:pPrChange w:id="457" w:author="Михаил" w:date="2023-12-24T10:51:00Z">
                <w:pPr>
                  <w:framePr w:hSpace="180" w:wrap="around" w:vAnchor="text" w:hAnchor="margin" w:xAlign="right" w:y="-236"/>
                </w:pPr>
              </w:pPrChange>
            </w:pPr>
            <w:ins w:id="458" w:author="Михаил" w:date="2023-12-24T10:40:00Z">
              <w:r>
                <w:t xml:space="preserve">2.Нажимаем на кнопку </w:t>
              </w:r>
              <w:r w:rsidRPr="00771F46">
                <w:t>“</w:t>
              </w:r>
              <w:r>
                <w:rPr>
                  <w:lang w:val="en-US"/>
                </w:rPr>
                <w:t>Status</w:t>
              </w:r>
              <w:r w:rsidRPr="00B30441">
                <w:rPr>
                  <w:rPrChange w:id="459" w:author="Михаил" w:date="2023-12-24T10:43:00Z">
                    <w:rPr>
                      <w:lang w:val="en-US"/>
                    </w:rPr>
                  </w:rPrChange>
                </w:rPr>
                <w:t>”</w:t>
              </w:r>
              <w:r>
                <w:t>.</w:t>
              </w:r>
            </w:ins>
          </w:p>
        </w:tc>
        <w:tc>
          <w:tcPr>
            <w:tcW w:w="1882" w:type="dxa"/>
            <w:tcPrChange w:id="460" w:author="Михаил" w:date="2023-12-24T11:24:00Z">
              <w:tcPr>
                <w:tcW w:w="1882" w:type="dxa"/>
                <w:gridSpan w:val="3"/>
              </w:tcPr>
            </w:tcPrChange>
          </w:tcPr>
          <w:p w:rsidR="006546E0" w:rsidRPr="00F03832" w:rsidRDefault="00B30441" w:rsidP="00B30441">
            <w:pPr>
              <w:rPr>
                <w:ins w:id="461" w:author="Михаил" w:date="2023-12-24T01:17:00Z"/>
              </w:rPr>
              <w:pPrChange w:id="462" w:author="Михаил" w:date="2023-12-24T10:44:00Z">
                <w:pPr>
                  <w:pStyle w:val="a6"/>
                  <w:framePr w:hSpace="180" w:wrap="around" w:vAnchor="text" w:hAnchor="margin" w:xAlign="right" w:y="-236"/>
                </w:pPr>
              </w:pPrChange>
            </w:pPr>
            <w:ins w:id="463" w:author="Михаил" w:date="2023-12-24T10:44:00Z">
              <w:r>
                <w:t>Без ввода данных.</w:t>
              </w:r>
            </w:ins>
          </w:p>
        </w:tc>
        <w:tc>
          <w:tcPr>
            <w:tcW w:w="2229" w:type="dxa"/>
            <w:tcPrChange w:id="464" w:author="Михаил" w:date="2023-12-24T11:24:00Z">
              <w:tcPr>
                <w:tcW w:w="2229" w:type="dxa"/>
                <w:gridSpan w:val="2"/>
              </w:tcPr>
            </w:tcPrChange>
          </w:tcPr>
          <w:p w:rsidR="006546E0" w:rsidRDefault="00D14BFD" w:rsidP="008F13E5">
            <w:pPr>
              <w:rPr>
                <w:ins w:id="465" w:author="Михаил" w:date="2023-12-24T01:17:00Z"/>
              </w:rPr>
              <w:pPrChange w:id="466" w:author="Михаил" w:date="2023-12-24T11:22:00Z">
                <w:pPr>
                  <w:framePr w:hSpace="180" w:wrap="around" w:vAnchor="text" w:hAnchor="margin" w:xAlign="right" w:y="-236"/>
                </w:pPr>
              </w:pPrChange>
            </w:pPr>
            <w:ins w:id="467" w:author="Михаил" w:date="2023-12-24T10:45:00Z">
              <w:r>
                <w:t xml:space="preserve">Вывод </w:t>
              </w:r>
            </w:ins>
            <w:ins w:id="468" w:author="Михаил" w:date="2023-12-24T11:22:00Z">
              <w:r w:rsidR="008F13E5">
                <w:t>режима состояния</w:t>
              </w:r>
            </w:ins>
            <w:ins w:id="469" w:author="Михаил" w:date="2023-12-24T10:45:00Z">
              <w:r w:rsidR="008F13E5">
                <w:t xml:space="preserve"> </w:t>
              </w:r>
              <w:r>
                <w:t>робот</w:t>
              </w:r>
            </w:ins>
            <w:ins w:id="470" w:author="Михаил" w:date="2023-12-24T11:23:00Z">
              <w:r w:rsidR="008F13E5">
                <w:t>а</w:t>
              </w:r>
            </w:ins>
            <w:ins w:id="471" w:author="Михаил" w:date="2023-12-24T10:45:00Z">
              <w:r>
                <w:t>-пылесос</w:t>
              </w:r>
            </w:ins>
            <w:ins w:id="472" w:author="Михаил" w:date="2023-12-24T11:23:00Z">
              <w:r w:rsidR="008F13E5">
                <w:t>а</w:t>
              </w:r>
            </w:ins>
            <w:ins w:id="473" w:author="Михаил" w:date="2023-12-24T10:45:00Z">
              <w:r>
                <w:t>.</w:t>
              </w:r>
            </w:ins>
          </w:p>
        </w:tc>
      </w:tr>
      <w:tr w:rsidR="00D14BFD" w:rsidRPr="00591CD7" w:rsidTr="00986A0F">
        <w:trPr>
          <w:trHeight w:val="3741"/>
          <w:ins w:id="474" w:author="Михаил" w:date="2023-12-24T10:46:00Z"/>
        </w:trPr>
        <w:tc>
          <w:tcPr>
            <w:tcW w:w="2233" w:type="dxa"/>
          </w:tcPr>
          <w:p w:rsidR="00D14BFD" w:rsidRDefault="000B4F02" w:rsidP="00A17190">
            <w:pPr>
              <w:rPr>
                <w:ins w:id="475" w:author="Михаил" w:date="2023-12-24T10:59:00Z"/>
              </w:rPr>
            </w:pPr>
            <w:ins w:id="476" w:author="Михаил" w:date="2023-12-24T10:59:00Z">
              <w:r>
                <w:t>Главный экран.</w:t>
              </w:r>
            </w:ins>
          </w:p>
          <w:p w:rsidR="000B4F02" w:rsidRDefault="000B4F02" w:rsidP="008F13E5">
            <w:pPr>
              <w:rPr>
                <w:ins w:id="477" w:author="Михаил" w:date="2023-12-24T10:46:00Z"/>
              </w:rPr>
              <w:pPrChange w:id="478" w:author="Михаил" w:date="2023-12-24T11:25:00Z">
                <w:pPr>
                  <w:framePr w:hSpace="180" w:wrap="around" w:vAnchor="text" w:hAnchor="margin" w:xAlign="right" w:y="-236"/>
                </w:pPr>
              </w:pPrChange>
            </w:pPr>
            <w:ins w:id="479" w:author="Михаил" w:date="2023-12-24T11:00:00Z">
              <w:r>
                <w:t xml:space="preserve">Режим Настройки </w:t>
              </w:r>
            </w:ins>
            <w:ins w:id="480" w:author="Михаил" w:date="2023-12-24T11:25:00Z">
              <w:r w:rsidR="008F13E5">
                <w:t>изменение</w:t>
              </w:r>
            </w:ins>
            <w:ins w:id="481" w:author="Михаил" w:date="2023-12-24T11:00:00Z">
              <w:r>
                <w:t xml:space="preserve"> </w:t>
              </w:r>
            </w:ins>
            <w:ins w:id="482" w:author="Михаил" w:date="2023-12-24T11:01:00Z">
              <w:r>
                <w:t>мощности</w:t>
              </w:r>
            </w:ins>
            <w:ins w:id="483" w:author="Михаил" w:date="2023-12-24T11:00:00Z">
              <w:r>
                <w:t xml:space="preserve"> роботу-пылесосу.</w:t>
              </w:r>
            </w:ins>
          </w:p>
        </w:tc>
        <w:tc>
          <w:tcPr>
            <w:tcW w:w="4315" w:type="dxa"/>
          </w:tcPr>
          <w:p w:rsidR="000B4F02" w:rsidRDefault="000B4F02" w:rsidP="000B4F02">
            <w:pPr>
              <w:rPr>
                <w:ins w:id="484" w:author="Михаил" w:date="2023-12-24T11:01:00Z"/>
              </w:rPr>
            </w:pPr>
            <w:ins w:id="485" w:author="Михаил" w:date="2023-12-24T11:01:00Z">
              <w:r>
                <w:t>1</w:t>
              </w:r>
              <w:r>
                <w:t>.На экране №7 в выпадающем списке ставим галочку каким устройством будем пользоваться.</w:t>
              </w:r>
            </w:ins>
          </w:p>
          <w:p w:rsidR="000B4F02" w:rsidRDefault="000B4F02" w:rsidP="000B4F02">
            <w:pPr>
              <w:rPr>
                <w:ins w:id="486" w:author="Михаил" w:date="2023-12-24T11:02:00Z"/>
              </w:rPr>
            </w:pPr>
            <w:ins w:id="487" w:author="Михаил" w:date="2023-12-24T11:01:00Z">
              <w:r>
                <w:t xml:space="preserve">2.Нажимаем на кнопку </w:t>
              </w:r>
              <w:r w:rsidRPr="00771F46">
                <w:t>“</w:t>
              </w:r>
            </w:ins>
            <w:ins w:id="488" w:author="Михаил" w:date="2023-12-24T11:02:00Z">
              <w:r>
                <w:rPr>
                  <w:lang w:val="en-US"/>
                </w:rPr>
                <w:t>Setting</w:t>
              </w:r>
            </w:ins>
            <w:ins w:id="489" w:author="Михаил" w:date="2023-12-24T11:01:00Z">
              <w:r w:rsidRPr="00771F46">
                <w:t>”</w:t>
              </w:r>
              <w:r>
                <w:t>.</w:t>
              </w:r>
            </w:ins>
          </w:p>
          <w:p w:rsidR="000B4F02" w:rsidRDefault="000B4F02" w:rsidP="000B4F02">
            <w:pPr>
              <w:rPr>
                <w:ins w:id="490" w:author="Михаил" w:date="2023-12-24T11:03:00Z"/>
              </w:rPr>
            </w:pPr>
            <w:ins w:id="491" w:author="Михаил" w:date="2023-12-24T11:02:00Z">
              <w:r>
                <w:t xml:space="preserve">3.На открывшемся экране №11 передвигаем бегунок настройки </w:t>
              </w:r>
            </w:ins>
            <w:ins w:id="492" w:author="Михаил" w:date="2023-12-24T11:03:00Z">
              <w:r w:rsidRPr="000B4F02">
                <w:rPr>
                  <w:rPrChange w:id="493" w:author="Михаил" w:date="2023-12-24T11:03:00Z">
                    <w:rPr>
                      <w:lang w:val="en-US"/>
                    </w:rPr>
                  </w:rPrChange>
                </w:rPr>
                <w:t>“</w:t>
              </w:r>
              <w:r>
                <w:rPr>
                  <w:lang w:val="en-US"/>
                </w:rPr>
                <w:t>Power</w:t>
              </w:r>
              <w:r w:rsidRPr="000B4F02">
                <w:rPr>
                  <w:rPrChange w:id="494" w:author="Михаил" w:date="2023-12-24T11:03:00Z">
                    <w:rPr>
                      <w:lang w:val="en-US"/>
                    </w:rPr>
                  </w:rPrChange>
                </w:rPr>
                <w:t>”</w:t>
              </w:r>
              <w:r w:rsidR="008F7030">
                <w:t>.</w:t>
              </w:r>
            </w:ins>
          </w:p>
          <w:p w:rsidR="000B4F02" w:rsidRPr="000B4F02" w:rsidRDefault="000B4F02" w:rsidP="000B4F02">
            <w:pPr>
              <w:rPr>
                <w:ins w:id="495" w:author="Михаил" w:date="2023-12-24T11:01:00Z"/>
                <w:rPrChange w:id="496" w:author="Михаил" w:date="2023-12-24T11:03:00Z">
                  <w:rPr>
                    <w:ins w:id="497" w:author="Михаил" w:date="2023-12-24T11:01:00Z"/>
                  </w:rPr>
                </w:rPrChange>
              </w:rPr>
            </w:pPr>
            <w:ins w:id="498" w:author="Михаил" w:date="2023-12-24T11:04:00Z">
              <w:r>
                <w:t>4.</w:t>
              </w:r>
              <w:r>
                <w:t xml:space="preserve">Нажимаем на кнопку </w:t>
              </w:r>
              <w:r w:rsidRPr="004908CC">
                <w:t>“</w:t>
              </w:r>
              <w:proofErr w:type="gramStart"/>
              <w:r>
                <w:rPr>
                  <w:lang w:val="en-US"/>
                </w:rPr>
                <w:t>Accept</w:t>
              </w:r>
              <w:r w:rsidRPr="004908CC">
                <w:t xml:space="preserve"> ”</w:t>
              </w:r>
              <w:proofErr w:type="gramEnd"/>
              <w:r>
                <w:t xml:space="preserve"> что бы принять </w:t>
              </w:r>
            </w:ins>
            <w:ins w:id="499" w:author="Михаил" w:date="2023-12-24T11:05:00Z">
              <w:r>
                <w:t xml:space="preserve">изменения </w:t>
              </w:r>
            </w:ins>
            <w:ins w:id="500" w:author="Михаил" w:date="2023-12-24T11:04:00Z">
              <w:r>
                <w:t xml:space="preserve">и </w:t>
              </w:r>
            </w:ins>
            <w:ins w:id="501" w:author="Михаил" w:date="2023-12-24T11:05:00Z">
              <w:r w:rsidR="00EF72E7">
                <w:t>автоматически перейти на экран №7.</w:t>
              </w:r>
            </w:ins>
          </w:p>
          <w:p w:rsidR="00D14BFD" w:rsidRDefault="00D14BFD" w:rsidP="00B30441">
            <w:pPr>
              <w:rPr>
                <w:ins w:id="502" w:author="Михаил" w:date="2023-12-24T10:46:00Z"/>
              </w:rPr>
            </w:pPr>
          </w:p>
        </w:tc>
        <w:tc>
          <w:tcPr>
            <w:tcW w:w="1882" w:type="dxa"/>
          </w:tcPr>
          <w:p w:rsidR="00D14BFD" w:rsidRDefault="00EF72E7" w:rsidP="00B30441">
            <w:pPr>
              <w:rPr>
                <w:ins w:id="503" w:author="Михаил" w:date="2023-12-24T10:46:00Z"/>
              </w:rPr>
            </w:pPr>
            <w:ins w:id="504" w:author="Михаил" w:date="2023-12-24T11:06:00Z">
              <w:r>
                <w:t>Без ввода данных.</w:t>
              </w:r>
            </w:ins>
          </w:p>
        </w:tc>
        <w:tc>
          <w:tcPr>
            <w:tcW w:w="2229" w:type="dxa"/>
          </w:tcPr>
          <w:p w:rsidR="00D14BFD" w:rsidRDefault="00EF72E7" w:rsidP="008F7030">
            <w:pPr>
              <w:rPr>
                <w:ins w:id="505" w:author="Михаил" w:date="2023-12-24T10:46:00Z"/>
              </w:rPr>
              <w:pPrChange w:id="506" w:author="Михаил" w:date="2023-12-24T11:26:00Z">
                <w:pPr>
                  <w:framePr w:hSpace="180" w:wrap="around" w:vAnchor="text" w:hAnchor="margin" w:xAlign="right" w:y="-236"/>
                </w:pPr>
              </w:pPrChange>
            </w:pPr>
            <w:ins w:id="507" w:author="Михаил" w:date="2023-12-24T11:06:00Z">
              <w:r>
                <w:t xml:space="preserve">Ожидаем </w:t>
              </w:r>
            </w:ins>
            <w:ins w:id="508" w:author="Михаил" w:date="2023-12-24T11:26:00Z">
              <w:r w:rsidR="008F7030">
                <w:t xml:space="preserve">изменение </w:t>
              </w:r>
            </w:ins>
            <w:ins w:id="509" w:author="Михаил" w:date="2023-12-24T11:07:00Z">
              <w:r>
                <w:t>мощности</w:t>
              </w:r>
            </w:ins>
            <w:ins w:id="510" w:author="Михаил" w:date="2023-12-24T11:06:00Z">
              <w:r>
                <w:t xml:space="preserve"> всасывания у робота</w:t>
              </w:r>
            </w:ins>
            <w:ins w:id="511" w:author="Михаил" w:date="2023-12-24T11:07:00Z">
              <w:r>
                <w:t>–</w:t>
              </w:r>
            </w:ins>
            <w:ins w:id="512" w:author="Михаил" w:date="2023-12-24T11:06:00Z">
              <w:r>
                <w:t>пылесоса.</w:t>
              </w:r>
            </w:ins>
          </w:p>
        </w:tc>
      </w:tr>
      <w:tr w:rsidR="00D14BFD" w:rsidRPr="00591CD7" w:rsidTr="00986A0F">
        <w:trPr>
          <w:trHeight w:val="3741"/>
          <w:ins w:id="513" w:author="Михаил" w:date="2023-12-24T10:47:00Z"/>
        </w:trPr>
        <w:tc>
          <w:tcPr>
            <w:tcW w:w="2233" w:type="dxa"/>
          </w:tcPr>
          <w:p w:rsidR="00D14BFD" w:rsidRDefault="008F7030" w:rsidP="00A17190">
            <w:pPr>
              <w:rPr>
                <w:ins w:id="514" w:author="Михаил" w:date="2023-12-24T11:27:00Z"/>
              </w:rPr>
            </w:pPr>
            <w:ins w:id="515" w:author="Михаил" w:date="2023-12-24T11:27:00Z">
              <w:r>
                <w:t>Главный экран.</w:t>
              </w:r>
            </w:ins>
          </w:p>
          <w:p w:rsidR="008F7030" w:rsidRDefault="008F7030" w:rsidP="008F7030">
            <w:pPr>
              <w:rPr>
                <w:ins w:id="516" w:author="Михаил" w:date="2023-12-24T11:31:00Z"/>
              </w:rPr>
              <w:pPrChange w:id="517" w:author="Михаил" w:date="2023-12-24T11:31:00Z">
                <w:pPr>
                  <w:framePr w:hSpace="180" w:wrap="around" w:vAnchor="text" w:hAnchor="margin" w:xAlign="right" w:y="-236"/>
                </w:pPr>
              </w:pPrChange>
            </w:pPr>
            <w:ins w:id="518" w:author="Михаил" w:date="2023-12-24T11:28:00Z">
              <w:r>
                <w:t>В режиме Обслуживания.</w:t>
              </w:r>
            </w:ins>
          </w:p>
          <w:p w:rsidR="008F7030" w:rsidRDefault="00934794" w:rsidP="008F7030">
            <w:pPr>
              <w:rPr>
                <w:ins w:id="519" w:author="Михаил" w:date="2023-12-24T10:47:00Z"/>
              </w:rPr>
              <w:pPrChange w:id="520" w:author="Михаил" w:date="2023-12-24T11:31:00Z">
                <w:pPr>
                  <w:framePr w:hSpace="180" w:wrap="around" w:vAnchor="text" w:hAnchor="margin" w:xAlign="right" w:y="-236"/>
                </w:pPr>
              </w:pPrChange>
            </w:pPr>
            <w:ins w:id="521" w:author="Михаил" w:date="2023-12-24T10:56:00Z">
              <w:r w:rsidRPr="000B4F02">
                <w:rPr>
                  <w:noProof/>
                  <w:lang w:eastAsia="ru-RU"/>
                </w:rPr>
                <w:drawing>
                  <wp:anchor distT="0" distB="0" distL="114300" distR="114300" simplePos="0" relativeHeight="251692032" behindDoc="1" locked="0" layoutInCell="1" allowOverlap="1">
                    <wp:simplePos x="0" y="0"/>
                    <wp:positionH relativeFrom="column">
                      <wp:posOffset>-3478530</wp:posOffset>
                    </wp:positionH>
                    <wp:positionV relativeFrom="paragraph">
                      <wp:posOffset>558800</wp:posOffset>
                    </wp:positionV>
                    <wp:extent cx="1209675" cy="2541905"/>
                    <wp:effectExtent l="0" t="0" r="9525" b="0"/>
                    <wp:wrapNone/>
                    <wp:docPr id="8" name="Рисунок 8" descr="C:\Users\Михаил\Desktop\2023-12-23_23-19-39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 descr="C:\Users\Михаил\Desktop\2023-12-23_23-19-39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09675" cy="254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  <w:ins w:id="522" w:author="Михаил" w:date="2023-12-24T10:58:00Z">
              <w:r>
                <w:rPr>
                  <w:noProof/>
                  <w:lang w:eastAsia="ru-RU"/>
                </w:rPr>
                <mc:AlternateContent>
                  <mc:Choice Requires="wps">
                    <w:drawing>
                      <wp:anchor distT="0" distB="0" distL="114300" distR="114300" simplePos="0" relativeHeight="251696128" behindDoc="0" locked="0" layoutInCell="1" allowOverlap="1" wp14:anchorId="5975E923" wp14:editId="1B7DDBC1">
                        <wp:simplePos x="0" y="0"/>
                        <wp:positionH relativeFrom="margin">
                          <wp:posOffset>-3422650</wp:posOffset>
                        </wp:positionH>
                        <wp:positionV relativeFrom="paragraph">
                          <wp:posOffset>118110</wp:posOffset>
                        </wp:positionV>
                        <wp:extent cx="1104900" cy="333375"/>
                        <wp:effectExtent l="0" t="0" r="0" b="9525"/>
                        <wp:wrapNone/>
                        <wp:docPr id="12" name="Надпись 1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049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4F02" w:rsidRPr="00F45E67" w:rsidRDefault="000B4F02" w:rsidP="000B4F02">
                                    <w:pPr>
                                      <w:jc w:val="center"/>
                                      <w:rPr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:rPrChange w:id="523" w:author="Михаил" w:date="2023-12-23T23:41:00Z">
                                          <w:rPr>
                                            <w:noProof/>
                                          </w:rPr>
                                        </w:rPrChange>
                                      </w:rPr>
                                      <w:pPrChange w:id="524" w:author="Михаил" w:date="2023-12-23T23:40:00Z">
                                        <w:pPr/>
                                      </w:pPrChange>
                                    </w:pPr>
                                    <w:ins w:id="525" w:author="Михаил" w:date="2023-12-24T00:18:00Z"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Экран №1</w:t>
                                      </w:r>
                                    </w:ins>
                                    <w:ins w:id="526" w:author="Михаил" w:date="2023-12-24T10:58:00Z">
                                      <w:r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2</w:t>
                                      </w:r>
                                    </w:ins>
                                    <w:del w:id="527" w:author="Михаил" w:date="2023-12-23T23:40:00Z">
                                      <w:r w:rsidRPr="00F45E67" w:rsidDel="00F45E67">
                                        <w:rPr>
                                          <w:noProof/>
                                          <w:color w:val="000000" w:themeColor="text1"/>
                                          <w:sz w:val="28"/>
                                          <w:szCs w:val="2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:rPrChange w:id="528" w:author="Михаил" w:date="2023-12-23T23:41:00Z">
                                            <w:rPr>
                                              <w:noProof/>
                                              <w:color w:val="000000" w:themeColor="text1"/>
                                              <w:sz w:val="72"/>
                                              <w:szCs w:val="72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rPrChange>
                                        </w:rPr>
                                        <w:delText>Поместите здесь ваш текст</w:delText>
                                      </w:r>
                                    </w:del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5975E923" id="Надпись 12" o:spid="_x0000_s1036" type="#_x0000_t202" style="position:absolute;margin-left:-269.5pt;margin-top:9.3pt;width:87pt;height:26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" filled="f" stroked="f">
                        <v:textbox>
                          <w:txbxContent>
                            <w:p w:rsidR="000B4F02" w:rsidRPr="00F45E67" w:rsidRDefault="000B4F02" w:rsidP="000B4F02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:rPrChange w:id="529" w:author="Михаил" w:date="2023-12-23T23:41:00Z">
                                    <w:rPr>
                                      <w:noProof/>
                                    </w:rPr>
                                  </w:rPrChange>
                                </w:rPr>
                                <w:pPrChange w:id="530" w:author="Михаил" w:date="2023-12-23T23:40:00Z">
                                  <w:pPr/>
                                </w:pPrChange>
                              </w:pPr>
                              <w:ins w:id="531" w:author="Михаил" w:date="2023-12-24T00:18:00Z"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Экран №1</w:t>
                                </w:r>
                              </w:ins>
                              <w:ins w:id="532" w:author="Михаил" w:date="2023-12-24T10:58:00Z">
                                <w:r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</w:t>
                                </w:r>
                              </w:ins>
                              <w:del w:id="533" w:author="Михаил" w:date="2023-12-23T23:40:00Z">
                                <w:r w:rsidRPr="00F45E67" w:rsidDel="00F45E67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:rPrChange w:id="534" w:author="Михаил" w:date="2023-12-23T23:41:00Z">
                                      <w:rPr>
                                        <w:noProof/>
                                        <w:color w:val="000000" w:themeColor="text1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rPrChange>
                                  </w:rPr>
                                  <w:delText>Поместите здесь ваш текст</w:delText>
                                </w:r>
                              </w:del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</w:ins>
            <w:ins w:id="535" w:author="Михаил" w:date="2023-12-24T11:32:00Z">
              <w:r w:rsidR="008F7030">
                <w:t>Изменение версии</w:t>
              </w:r>
            </w:ins>
            <w:ins w:id="536" w:author="Михаил" w:date="2023-12-24T11:28:00Z">
              <w:r w:rsidR="008F7030">
                <w:t xml:space="preserve"> ПО робота-пылесоса.</w:t>
              </w:r>
            </w:ins>
          </w:p>
        </w:tc>
        <w:tc>
          <w:tcPr>
            <w:tcW w:w="4315" w:type="dxa"/>
          </w:tcPr>
          <w:p w:rsidR="008F7030" w:rsidRDefault="008F7030" w:rsidP="008F7030">
            <w:pPr>
              <w:rPr>
                <w:ins w:id="537" w:author="Михаил" w:date="2023-12-24T11:29:00Z"/>
              </w:rPr>
            </w:pPr>
            <w:ins w:id="538" w:author="Михаил" w:date="2023-12-24T11:29:00Z">
              <w:r>
                <w:t>1.На экране №7 в выпадающем списке ставим галочку каким устройством будем пользоваться.</w:t>
              </w:r>
            </w:ins>
          </w:p>
          <w:p w:rsidR="008F7030" w:rsidRDefault="008F7030" w:rsidP="008F7030">
            <w:pPr>
              <w:rPr>
                <w:ins w:id="539" w:author="Михаил" w:date="2023-12-24T11:29:00Z"/>
              </w:rPr>
            </w:pPr>
            <w:ins w:id="540" w:author="Михаил" w:date="2023-12-24T11:29:00Z">
              <w:r>
                <w:t xml:space="preserve">2.Нажимаем на кнопку </w:t>
              </w:r>
              <w:r w:rsidRPr="00771F46">
                <w:t>“</w:t>
              </w:r>
              <w:r>
                <w:rPr>
                  <w:lang w:val="en-US"/>
                </w:rPr>
                <w:t>Service</w:t>
              </w:r>
              <w:r w:rsidRPr="00771F46">
                <w:t>”</w:t>
              </w:r>
              <w:r>
                <w:t>.</w:t>
              </w:r>
            </w:ins>
          </w:p>
          <w:p w:rsidR="00D14BFD" w:rsidRDefault="008F7030" w:rsidP="00B30441">
            <w:pPr>
              <w:rPr>
                <w:ins w:id="541" w:author="Михаил" w:date="2023-12-24T10:47:00Z"/>
              </w:rPr>
            </w:pPr>
            <w:ins w:id="542" w:author="Михаил" w:date="2023-12-24T11:30:00Z">
              <w:r>
                <w:t>3.На открывшемся экране №12</w:t>
              </w:r>
            </w:ins>
            <w:ins w:id="543" w:author="Михаил" w:date="2023-12-24T11:33:00Z">
              <w:r>
                <w:t xml:space="preserve"> в разделе </w:t>
              </w:r>
              <w:r w:rsidRPr="008F7030">
                <w:rPr>
                  <w:rPrChange w:id="544" w:author="Михаил" w:date="2023-12-24T11:33:00Z">
                    <w:rPr>
                      <w:lang w:val="en-US"/>
                    </w:rPr>
                  </w:rPrChange>
                </w:rPr>
                <w:t>“</w:t>
              </w:r>
              <w:r>
                <w:rPr>
                  <w:lang w:val="en-US"/>
                </w:rPr>
                <w:t>Updates</w:t>
              </w:r>
              <w:r w:rsidRPr="008F7030">
                <w:rPr>
                  <w:rPrChange w:id="545" w:author="Михаил" w:date="2023-12-24T11:33:00Z">
                    <w:rPr>
                      <w:lang w:val="en-US"/>
                    </w:rPr>
                  </w:rPrChange>
                </w:rPr>
                <w:t>”</w:t>
              </w:r>
              <w:r>
                <w:t xml:space="preserve"> нажимаем</w:t>
              </w:r>
            </w:ins>
            <w:ins w:id="546" w:author="Михаил" w:date="2023-12-24T11:34:00Z">
              <w:r>
                <w:t xml:space="preserve"> кнопку</w:t>
              </w:r>
            </w:ins>
            <w:ins w:id="547" w:author="Михаил" w:date="2023-12-24T11:33:00Z">
              <w:r>
                <w:t xml:space="preserve"> либо </w:t>
              </w:r>
            </w:ins>
            <w:ins w:id="548" w:author="Михаил" w:date="2023-12-24T11:34:00Z">
              <w:r w:rsidRPr="008F7030">
                <w:rPr>
                  <w:rPrChange w:id="549" w:author="Михаил" w:date="2023-12-24T11:34:00Z">
                    <w:rPr>
                      <w:lang w:val="en-US"/>
                    </w:rPr>
                  </w:rPrChange>
                </w:rPr>
                <w:t>“</w:t>
              </w:r>
              <w:r>
                <w:rPr>
                  <w:lang w:val="en-US"/>
                </w:rPr>
                <w:t>Update</w:t>
              </w:r>
              <w:r w:rsidRPr="008F7030">
                <w:rPr>
                  <w:rPrChange w:id="550" w:author="Михаил" w:date="2023-12-24T11:34:00Z">
                    <w:rPr>
                      <w:lang w:val="en-US"/>
                    </w:rPr>
                  </w:rPrChange>
                </w:rPr>
                <w:t xml:space="preserve">” </w:t>
              </w:r>
              <w:r>
                <w:t>для обновления ПО либо</w:t>
              </w:r>
              <w:r w:rsidRPr="008F7030">
                <w:rPr>
                  <w:rPrChange w:id="551" w:author="Михаил" w:date="2023-12-24T11:34:00Z">
                    <w:rPr>
                      <w:lang w:val="en-US"/>
                    </w:rPr>
                  </w:rPrChange>
                </w:rPr>
                <w:t xml:space="preserve"> “</w:t>
              </w:r>
              <w:r>
                <w:rPr>
                  <w:lang w:val="en-US"/>
                </w:rPr>
                <w:t>Roll</w:t>
              </w:r>
              <w:r w:rsidRPr="008F7030">
                <w:rPr>
                  <w:rPrChange w:id="552" w:author="Михаил" w:date="2023-12-24T11:34:00Z">
                    <w:rPr>
                      <w:lang w:val="en-US"/>
                    </w:rPr>
                  </w:rPrChange>
                </w:rPr>
                <w:t xml:space="preserve"> </w:t>
              </w:r>
              <w:r>
                <w:rPr>
                  <w:lang w:val="en-US"/>
                </w:rPr>
                <w:t>back</w:t>
              </w:r>
              <w:r w:rsidRPr="008F7030">
                <w:rPr>
                  <w:rPrChange w:id="553" w:author="Михаил" w:date="2023-12-24T11:34:00Z">
                    <w:rPr>
                      <w:lang w:val="en-US"/>
                    </w:rPr>
                  </w:rPrChange>
                </w:rPr>
                <w:t>”</w:t>
              </w:r>
            </w:ins>
            <w:ins w:id="554" w:author="Михаил" w:date="2023-12-24T11:35:00Z">
              <w:r w:rsidR="00C04BA5">
                <w:t xml:space="preserve"> для отката на предыдущую версию ПО.</w:t>
              </w:r>
            </w:ins>
          </w:p>
        </w:tc>
        <w:tc>
          <w:tcPr>
            <w:tcW w:w="1882" w:type="dxa"/>
          </w:tcPr>
          <w:p w:rsidR="00D14BFD" w:rsidRDefault="00C04BA5" w:rsidP="00B30441">
            <w:pPr>
              <w:rPr>
                <w:ins w:id="555" w:author="Михаил" w:date="2023-12-24T10:47:00Z"/>
              </w:rPr>
            </w:pPr>
            <w:ins w:id="556" w:author="Михаил" w:date="2023-12-24T11:36:00Z">
              <w:r>
                <w:t>Без ввода данных.</w:t>
              </w:r>
            </w:ins>
          </w:p>
        </w:tc>
        <w:tc>
          <w:tcPr>
            <w:tcW w:w="2229" w:type="dxa"/>
          </w:tcPr>
          <w:p w:rsidR="00D14BFD" w:rsidRDefault="00C04BA5" w:rsidP="00F03832">
            <w:pPr>
              <w:rPr>
                <w:ins w:id="557" w:author="Михаил" w:date="2023-12-24T10:47:00Z"/>
              </w:rPr>
            </w:pPr>
            <w:ins w:id="558" w:author="Михаил" w:date="2023-12-24T11:37:00Z">
              <w:r>
                <w:t>Ожидаем изменение версии ПО робота-пылесоса.</w:t>
              </w:r>
            </w:ins>
          </w:p>
        </w:tc>
      </w:tr>
      <w:tr w:rsidR="00C04BA5" w:rsidRPr="00591CD7" w:rsidTr="00986A0F">
        <w:trPr>
          <w:trHeight w:val="3741"/>
          <w:ins w:id="559" w:author="Михаил" w:date="2023-12-24T10:47:00Z"/>
        </w:trPr>
        <w:tc>
          <w:tcPr>
            <w:tcW w:w="2233" w:type="dxa"/>
          </w:tcPr>
          <w:p w:rsidR="00C04BA5" w:rsidRDefault="00C04BA5" w:rsidP="00C04BA5">
            <w:pPr>
              <w:rPr>
                <w:ins w:id="560" w:author="Михаил" w:date="2023-12-24T11:38:00Z"/>
              </w:rPr>
            </w:pPr>
            <w:ins w:id="561" w:author="Михаил" w:date="2023-12-24T11:38:00Z">
              <w:r>
                <w:lastRenderedPageBreak/>
                <w:t>Главный экран.</w:t>
              </w:r>
            </w:ins>
          </w:p>
          <w:p w:rsidR="00C04BA5" w:rsidRDefault="00C04BA5" w:rsidP="00C04BA5">
            <w:pPr>
              <w:rPr>
                <w:ins w:id="562" w:author="Михаил" w:date="2023-12-24T11:38:00Z"/>
              </w:rPr>
            </w:pPr>
            <w:ins w:id="563" w:author="Михаил" w:date="2023-12-24T11:38:00Z">
              <w:r>
                <w:t>В режиме Обслуживания.</w:t>
              </w:r>
            </w:ins>
          </w:p>
          <w:p w:rsidR="00C04BA5" w:rsidRDefault="00C04BA5" w:rsidP="00C04BA5">
            <w:pPr>
              <w:rPr>
                <w:ins w:id="564" w:author="Михаил" w:date="2023-12-24T10:47:00Z"/>
              </w:rPr>
            </w:pPr>
            <w:ins w:id="565" w:author="Михаил" w:date="2023-12-24T11:39:00Z">
              <w:r>
                <w:t>Направление Робота-пылесоса на станцию для само-отчистки.</w:t>
              </w:r>
            </w:ins>
          </w:p>
        </w:tc>
        <w:tc>
          <w:tcPr>
            <w:tcW w:w="4315" w:type="dxa"/>
          </w:tcPr>
          <w:p w:rsidR="00C04BA5" w:rsidRDefault="00C04BA5" w:rsidP="00C04BA5">
            <w:pPr>
              <w:rPr>
                <w:ins w:id="566" w:author="Михаил" w:date="2023-12-24T11:40:00Z"/>
              </w:rPr>
            </w:pPr>
            <w:ins w:id="567" w:author="Михаил" w:date="2023-12-24T11:40:00Z">
              <w:r>
                <w:t>1.На экране №7 в выпадающем списке ставим галочку каким устройством будем пользоваться.</w:t>
              </w:r>
            </w:ins>
          </w:p>
          <w:p w:rsidR="00C04BA5" w:rsidRDefault="00C04BA5" w:rsidP="00C04BA5">
            <w:pPr>
              <w:rPr>
                <w:ins w:id="568" w:author="Михаил" w:date="2023-12-24T11:40:00Z"/>
              </w:rPr>
            </w:pPr>
            <w:ins w:id="569" w:author="Михаил" w:date="2023-12-24T11:40:00Z">
              <w:r>
                <w:t xml:space="preserve">2.Нажимаем на кнопку </w:t>
              </w:r>
              <w:r w:rsidRPr="00771F46">
                <w:t>“</w:t>
              </w:r>
              <w:r>
                <w:rPr>
                  <w:lang w:val="en-US"/>
                </w:rPr>
                <w:t>Service</w:t>
              </w:r>
              <w:r w:rsidRPr="00771F46">
                <w:t>”</w:t>
              </w:r>
              <w:r>
                <w:t>.</w:t>
              </w:r>
            </w:ins>
          </w:p>
          <w:p w:rsidR="00C04BA5" w:rsidRPr="00C04BA5" w:rsidRDefault="00C04BA5" w:rsidP="00C04BA5">
            <w:pPr>
              <w:rPr>
                <w:ins w:id="570" w:author="Михаил" w:date="2023-12-24T10:47:00Z"/>
                <w:rPrChange w:id="571" w:author="Михаил" w:date="2023-12-24T11:41:00Z">
                  <w:rPr>
                    <w:ins w:id="572" w:author="Михаил" w:date="2023-12-24T10:47:00Z"/>
                  </w:rPr>
                </w:rPrChange>
              </w:rPr>
              <w:pPrChange w:id="573" w:author="Михаил" w:date="2023-12-24T11:41:00Z">
                <w:pPr>
                  <w:framePr w:hSpace="180" w:wrap="around" w:vAnchor="text" w:hAnchor="margin" w:xAlign="right" w:y="-236"/>
                </w:pPr>
              </w:pPrChange>
            </w:pPr>
            <w:ins w:id="574" w:author="Михаил" w:date="2023-12-24T11:40:00Z">
              <w:r>
                <w:t xml:space="preserve">3.На открывшемся экране №12 в разделе </w:t>
              </w:r>
              <w:r w:rsidRPr="00771F46">
                <w:t>“</w:t>
              </w:r>
            </w:ins>
            <w:ins w:id="575" w:author="Михаил" w:date="2023-12-24T11:45:00Z">
              <w:r w:rsidR="006B06D4">
                <w:rPr>
                  <w:lang w:val="en-US"/>
                </w:rPr>
                <w:t>Changing</w:t>
              </w:r>
              <w:r w:rsidR="006B06D4" w:rsidRPr="006B06D4">
                <w:rPr>
                  <w:rPrChange w:id="576" w:author="Михаил" w:date="2023-12-24T11:46:00Z">
                    <w:rPr>
                      <w:lang w:val="en-US"/>
                    </w:rPr>
                  </w:rPrChange>
                </w:rPr>
                <w:t xml:space="preserve"> </w:t>
              </w:r>
              <w:r w:rsidR="006B06D4">
                <w:rPr>
                  <w:lang w:val="en-US"/>
                </w:rPr>
                <w:t>leve</w:t>
              </w:r>
            </w:ins>
            <w:ins w:id="577" w:author="Михаил" w:date="2023-12-24T11:46:00Z">
              <w:r w:rsidR="006B06D4">
                <w:rPr>
                  <w:lang w:val="en-US"/>
                </w:rPr>
                <w:t>l</w:t>
              </w:r>
            </w:ins>
            <w:ins w:id="578" w:author="Михаил" w:date="2023-12-24T11:40:00Z">
              <w:r w:rsidRPr="00771F46">
                <w:t>”</w:t>
              </w:r>
              <w:r>
                <w:t xml:space="preserve"> нажимаем кнопку</w:t>
              </w:r>
            </w:ins>
            <w:ins w:id="579" w:author="Михаил" w:date="2023-12-24T11:41:00Z">
              <w:r w:rsidRPr="00C04BA5">
                <w:rPr>
                  <w:rPrChange w:id="580" w:author="Михаил" w:date="2023-12-24T11:41:00Z">
                    <w:rPr>
                      <w:lang w:val="en-US"/>
                    </w:rPr>
                  </w:rPrChange>
                </w:rPr>
                <w:t xml:space="preserve"> “</w:t>
              </w:r>
              <w:r w:rsidR="006B06D4">
                <w:rPr>
                  <w:lang w:val="en-US"/>
                </w:rPr>
                <w:t>Change</w:t>
              </w:r>
              <w:r w:rsidRPr="00C04BA5">
                <w:rPr>
                  <w:rPrChange w:id="581" w:author="Михаил" w:date="2023-12-24T11:41:00Z">
                    <w:rPr>
                      <w:lang w:val="en-US"/>
                    </w:rPr>
                  </w:rPrChange>
                </w:rPr>
                <w:t>”</w:t>
              </w:r>
            </w:ins>
            <w:ins w:id="582" w:author="Михаил" w:date="2023-12-24T11:42:00Z">
              <w:r>
                <w:t>.</w:t>
              </w:r>
            </w:ins>
          </w:p>
        </w:tc>
        <w:tc>
          <w:tcPr>
            <w:tcW w:w="1882" w:type="dxa"/>
          </w:tcPr>
          <w:p w:rsidR="00C04BA5" w:rsidRDefault="00C04BA5" w:rsidP="00C04BA5">
            <w:pPr>
              <w:rPr>
                <w:ins w:id="583" w:author="Михаил" w:date="2023-12-24T10:47:00Z"/>
              </w:rPr>
            </w:pPr>
            <w:ins w:id="584" w:author="Михаил" w:date="2023-12-24T11:42:00Z">
              <w:r>
                <w:t>Без ввода данных.</w:t>
              </w:r>
            </w:ins>
          </w:p>
        </w:tc>
        <w:tc>
          <w:tcPr>
            <w:tcW w:w="2229" w:type="dxa"/>
          </w:tcPr>
          <w:p w:rsidR="00C04BA5" w:rsidRDefault="00C04BA5" w:rsidP="00C04BA5">
            <w:pPr>
              <w:rPr>
                <w:ins w:id="585" w:author="Михаил" w:date="2023-12-24T10:47:00Z"/>
              </w:rPr>
            </w:pPr>
            <w:ins w:id="586" w:author="Михаил" w:date="2023-12-24T11:42:00Z">
              <w:r>
                <w:t xml:space="preserve">Должна произойти отправка робота-пылесоса на станцию и его </w:t>
              </w:r>
            </w:ins>
            <w:ins w:id="587" w:author="Михаил" w:date="2023-12-24T11:43:00Z">
              <w:r>
                <w:t>дальнейшая</w:t>
              </w:r>
            </w:ins>
            <w:ins w:id="588" w:author="Михаил" w:date="2023-12-24T11:42:00Z">
              <w:r>
                <w:t xml:space="preserve"> </w:t>
              </w:r>
            </w:ins>
            <w:ins w:id="589" w:author="Михаил" w:date="2023-12-24T11:43:00Z">
              <w:r>
                <w:t>само-отчистка</w:t>
              </w:r>
            </w:ins>
            <w:ins w:id="590" w:author="Михаил" w:date="2023-12-24T11:42:00Z">
              <w:r>
                <w:t>.</w:t>
              </w:r>
            </w:ins>
          </w:p>
        </w:tc>
      </w:tr>
      <w:tr w:rsidR="00C04BA5" w:rsidRPr="00591CD7" w:rsidTr="006B06D4">
        <w:trPr>
          <w:trHeight w:val="2196"/>
          <w:ins w:id="591" w:author="Михаил" w:date="2023-12-24T10:47:00Z"/>
          <w:trPrChange w:id="592" w:author="Михаил" w:date="2023-12-24T11:48:00Z">
            <w:trPr>
              <w:trHeight w:val="3741"/>
            </w:trPr>
          </w:trPrChange>
        </w:trPr>
        <w:tc>
          <w:tcPr>
            <w:tcW w:w="2233" w:type="dxa"/>
            <w:tcPrChange w:id="593" w:author="Михаил" w:date="2023-12-24T11:48:00Z">
              <w:tcPr>
                <w:tcW w:w="2233" w:type="dxa"/>
              </w:tcPr>
            </w:tcPrChange>
          </w:tcPr>
          <w:p w:rsidR="00C04BA5" w:rsidRDefault="00C04BA5" w:rsidP="00C04BA5">
            <w:pPr>
              <w:rPr>
                <w:ins w:id="594" w:author="Михаил" w:date="2023-12-24T11:44:00Z"/>
              </w:rPr>
            </w:pPr>
            <w:ins w:id="595" w:author="Михаил" w:date="2023-12-24T11:44:00Z">
              <w:r>
                <w:t>Главный экран.</w:t>
              </w:r>
            </w:ins>
          </w:p>
          <w:p w:rsidR="00C04BA5" w:rsidRDefault="00C04BA5" w:rsidP="00C04BA5">
            <w:pPr>
              <w:rPr>
                <w:ins w:id="596" w:author="Михаил" w:date="2023-12-24T11:44:00Z"/>
              </w:rPr>
            </w:pPr>
            <w:ins w:id="597" w:author="Михаил" w:date="2023-12-24T11:44:00Z">
              <w:r>
                <w:t>В режиме Обслуживания.</w:t>
              </w:r>
            </w:ins>
          </w:p>
          <w:p w:rsidR="00C04BA5" w:rsidRDefault="00C04BA5" w:rsidP="00C04BA5">
            <w:pPr>
              <w:rPr>
                <w:ins w:id="598" w:author="Михаил" w:date="2023-12-24T10:47:00Z"/>
              </w:rPr>
              <w:pPrChange w:id="599" w:author="Михаил" w:date="2023-12-24T11:44:00Z">
                <w:pPr>
                  <w:framePr w:hSpace="180" w:wrap="around" w:vAnchor="text" w:hAnchor="margin" w:xAlign="right" w:y="-236"/>
                </w:pPr>
              </w:pPrChange>
            </w:pPr>
            <w:ins w:id="600" w:author="Михаил" w:date="2023-12-24T11:44:00Z">
              <w:r>
                <w:t xml:space="preserve">Направление Робота-пылесоса на станцию для </w:t>
              </w:r>
              <w:r>
                <w:t>подзарядки.</w:t>
              </w:r>
            </w:ins>
          </w:p>
        </w:tc>
        <w:tc>
          <w:tcPr>
            <w:tcW w:w="4315" w:type="dxa"/>
            <w:tcPrChange w:id="601" w:author="Михаил" w:date="2023-12-24T11:48:00Z">
              <w:tcPr>
                <w:tcW w:w="4315" w:type="dxa"/>
                <w:gridSpan w:val="4"/>
              </w:tcPr>
            </w:tcPrChange>
          </w:tcPr>
          <w:p w:rsidR="00C04BA5" w:rsidRDefault="00C04BA5" w:rsidP="00C04BA5">
            <w:pPr>
              <w:rPr>
                <w:ins w:id="602" w:author="Михаил" w:date="2023-12-24T11:45:00Z"/>
              </w:rPr>
            </w:pPr>
            <w:ins w:id="603" w:author="Михаил" w:date="2023-12-24T11:45:00Z">
              <w:r>
                <w:t>1.На экране №7 в выпадающем списке ставим галочку каким устройством будем пользоваться.</w:t>
              </w:r>
            </w:ins>
          </w:p>
          <w:p w:rsidR="00C04BA5" w:rsidRDefault="00C04BA5" w:rsidP="00C04BA5">
            <w:pPr>
              <w:rPr>
                <w:ins w:id="604" w:author="Михаил" w:date="2023-12-24T11:45:00Z"/>
              </w:rPr>
            </w:pPr>
            <w:ins w:id="605" w:author="Михаил" w:date="2023-12-24T11:45:00Z">
              <w:r>
                <w:t xml:space="preserve">2.Нажимаем на кнопку </w:t>
              </w:r>
              <w:r w:rsidRPr="00771F46">
                <w:t>“</w:t>
              </w:r>
              <w:r>
                <w:rPr>
                  <w:lang w:val="en-US"/>
                </w:rPr>
                <w:t>Service</w:t>
              </w:r>
              <w:r w:rsidRPr="00771F46">
                <w:t>”</w:t>
              </w:r>
              <w:r>
                <w:t>.</w:t>
              </w:r>
            </w:ins>
          </w:p>
          <w:p w:rsidR="00C04BA5" w:rsidRDefault="00C04BA5" w:rsidP="00C04BA5">
            <w:pPr>
              <w:rPr>
                <w:ins w:id="606" w:author="Михаил" w:date="2023-12-24T10:47:00Z"/>
              </w:rPr>
            </w:pPr>
            <w:ins w:id="607" w:author="Михаил" w:date="2023-12-24T11:45:00Z">
              <w:r>
                <w:t xml:space="preserve">3.На открывшемся экране №12 в разделе </w:t>
              </w:r>
              <w:r w:rsidRPr="00771F46">
                <w:t>“</w:t>
              </w:r>
              <w:r>
                <w:rPr>
                  <w:lang w:val="en-US"/>
                </w:rPr>
                <w:t>Loading</w:t>
              </w:r>
              <w:r w:rsidRPr="00771F46">
                <w:t xml:space="preserve"> </w:t>
              </w:r>
              <w:r>
                <w:rPr>
                  <w:lang w:val="en-US"/>
                </w:rPr>
                <w:t>garbage</w:t>
              </w:r>
              <w:r w:rsidRPr="00771F46">
                <w:t xml:space="preserve"> ”</w:t>
              </w:r>
              <w:r>
                <w:t xml:space="preserve"> нажимаем кнопку</w:t>
              </w:r>
              <w:r w:rsidRPr="00771F46">
                <w:t xml:space="preserve"> “</w:t>
              </w:r>
              <w:r>
                <w:rPr>
                  <w:lang w:val="en-US"/>
                </w:rPr>
                <w:t>Clear</w:t>
              </w:r>
              <w:r w:rsidRPr="00771F46">
                <w:t>”</w:t>
              </w:r>
              <w:r>
                <w:t>.</w:t>
              </w:r>
            </w:ins>
          </w:p>
        </w:tc>
        <w:tc>
          <w:tcPr>
            <w:tcW w:w="1882" w:type="dxa"/>
            <w:tcPrChange w:id="608" w:author="Михаил" w:date="2023-12-24T11:48:00Z">
              <w:tcPr>
                <w:tcW w:w="1882" w:type="dxa"/>
                <w:gridSpan w:val="3"/>
              </w:tcPr>
            </w:tcPrChange>
          </w:tcPr>
          <w:p w:rsidR="00C04BA5" w:rsidRDefault="006B06D4" w:rsidP="00C04BA5">
            <w:pPr>
              <w:rPr>
                <w:ins w:id="609" w:author="Михаил" w:date="2023-12-24T10:47:00Z"/>
              </w:rPr>
            </w:pPr>
            <w:ins w:id="610" w:author="Михаил" w:date="2023-12-24T11:47:00Z">
              <w:r>
                <w:t>Без ввода данных.</w:t>
              </w:r>
            </w:ins>
          </w:p>
        </w:tc>
        <w:tc>
          <w:tcPr>
            <w:tcW w:w="2229" w:type="dxa"/>
            <w:tcPrChange w:id="611" w:author="Михаил" w:date="2023-12-24T11:48:00Z">
              <w:tcPr>
                <w:tcW w:w="2229" w:type="dxa"/>
                <w:gridSpan w:val="3"/>
              </w:tcPr>
            </w:tcPrChange>
          </w:tcPr>
          <w:p w:rsidR="00C04BA5" w:rsidRPr="006B06D4" w:rsidRDefault="006B06D4" w:rsidP="006B06D4">
            <w:pPr>
              <w:rPr>
                <w:ins w:id="612" w:author="Михаил" w:date="2023-12-24T10:47:00Z"/>
                <w:rPrChange w:id="613" w:author="Михаил" w:date="2023-12-24T11:48:00Z">
                  <w:rPr>
                    <w:ins w:id="614" w:author="Михаил" w:date="2023-12-24T10:47:00Z"/>
                  </w:rPr>
                </w:rPrChange>
              </w:rPr>
              <w:pPrChange w:id="615" w:author="Михаил" w:date="2023-12-24T11:48:00Z">
                <w:pPr>
                  <w:framePr w:hSpace="180" w:wrap="around" w:vAnchor="text" w:hAnchor="margin" w:xAlign="right" w:y="-236"/>
                </w:pPr>
              </w:pPrChange>
            </w:pPr>
            <w:ins w:id="616" w:author="Михаил" w:date="2023-12-24T11:48:00Z">
              <w:r>
                <w:t xml:space="preserve">Должна произойти отправка робота-пылесоса на станцию и его дальнейшая </w:t>
              </w:r>
              <w:r>
                <w:t>подзарядка.</w:t>
              </w:r>
            </w:ins>
          </w:p>
        </w:tc>
      </w:tr>
    </w:tbl>
    <w:p w:rsidR="001C774B" w:rsidRDefault="001C774B"/>
    <w:tbl>
      <w:tblPr>
        <w:tblStyle w:val="a3"/>
        <w:tblpPr w:leftFromText="180" w:rightFromText="180" w:vertAnchor="text" w:horzAnchor="page" w:tblpX="2881" w:tblpY="214"/>
        <w:tblW w:w="0" w:type="auto"/>
        <w:tblLook w:val="04A0" w:firstRow="1" w:lastRow="0" w:firstColumn="1" w:lastColumn="0" w:noHBand="0" w:noVBand="1"/>
        <w:tblPrChange w:id="617" w:author="Михаил" w:date="2023-12-24T00:13:00Z">
          <w:tblPr>
            <w:tblStyle w:val="a3"/>
            <w:tblpPr w:leftFromText="180" w:rightFromText="180" w:vertAnchor="text" w:horzAnchor="page" w:tblpX="2881" w:tblpY="214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626"/>
        <w:gridCol w:w="2626"/>
        <w:gridCol w:w="2626"/>
        <w:gridCol w:w="2627"/>
        <w:tblGridChange w:id="618">
          <w:tblGrid>
            <w:gridCol w:w="3256"/>
            <w:gridCol w:w="3256"/>
            <w:gridCol w:w="3256"/>
            <w:gridCol w:w="3257"/>
          </w:tblGrid>
        </w:tblGridChange>
      </w:tblGrid>
      <w:tr w:rsidR="001C774B" w:rsidDel="00A17190" w:rsidTr="00A17190">
        <w:trPr>
          <w:trHeight w:val="433"/>
          <w:del w:id="619" w:author="Михаил" w:date="2023-12-24T00:14:00Z"/>
          <w:trPrChange w:id="620" w:author="Михаил" w:date="2023-12-24T00:13:00Z">
            <w:trPr>
              <w:trHeight w:val="440"/>
            </w:trPr>
          </w:trPrChange>
        </w:trPr>
        <w:tc>
          <w:tcPr>
            <w:tcW w:w="2626" w:type="dxa"/>
            <w:tcPrChange w:id="621" w:author="Михаил" w:date="2023-12-24T00:13:00Z">
              <w:tcPr>
                <w:tcW w:w="3256" w:type="dxa"/>
              </w:tcPr>
            </w:tcPrChange>
          </w:tcPr>
          <w:p w:rsidR="001C774B" w:rsidRPr="001C774B" w:rsidDel="00A17190" w:rsidRDefault="001C774B" w:rsidP="001C774B">
            <w:pPr>
              <w:jc w:val="center"/>
              <w:rPr>
                <w:del w:id="622" w:author="Михаил" w:date="2023-12-24T00:14:00Z"/>
                <w:rFonts w:ascii="Times New Roman" w:hAnsi="Times New Roman" w:cs="Times New Roman"/>
                <w:sz w:val="28"/>
                <w:szCs w:val="28"/>
              </w:rPr>
            </w:pPr>
            <w:del w:id="623" w:author="Михаил" w:date="2023-12-24T00:14:00Z">
              <w:r w:rsidRPr="001C774B" w:rsidDel="00A17190">
                <w:rPr>
                  <w:rFonts w:ascii="Times New Roman" w:hAnsi="Times New Roman" w:cs="Times New Roman"/>
                  <w:sz w:val="28"/>
                  <w:szCs w:val="28"/>
                </w:rPr>
                <w:delText>Описание</w:delText>
              </w:r>
            </w:del>
          </w:p>
        </w:tc>
        <w:tc>
          <w:tcPr>
            <w:tcW w:w="2626" w:type="dxa"/>
            <w:tcPrChange w:id="624" w:author="Михаил" w:date="2023-12-24T00:13:00Z">
              <w:tcPr>
                <w:tcW w:w="3256" w:type="dxa"/>
              </w:tcPr>
            </w:tcPrChange>
          </w:tcPr>
          <w:p w:rsidR="001C774B" w:rsidRPr="001C774B" w:rsidDel="00A17190" w:rsidRDefault="001C774B" w:rsidP="001C774B">
            <w:pPr>
              <w:jc w:val="center"/>
              <w:rPr>
                <w:del w:id="625" w:author="Михаил" w:date="2023-12-24T00:14:00Z"/>
                <w:rFonts w:ascii="Times New Roman" w:hAnsi="Times New Roman" w:cs="Times New Roman"/>
                <w:sz w:val="28"/>
                <w:szCs w:val="28"/>
              </w:rPr>
            </w:pPr>
            <w:del w:id="626" w:author="Михаил" w:date="2023-12-24T00:14:00Z">
              <w:r w:rsidRPr="001C774B" w:rsidDel="00A17190">
                <w:rPr>
                  <w:rFonts w:ascii="Times New Roman" w:hAnsi="Times New Roman" w:cs="Times New Roman"/>
                  <w:sz w:val="28"/>
                  <w:szCs w:val="28"/>
                </w:rPr>
                <w:delText>Шаги</w:delText>
              </w:r>
            </w:del>
          </w:p>
        </w:tc>
        <w:tc>
          <w:tcPr>
            <w:tcW w:w="2626" w:type="dxa"/>
            <w:tcPrChange w:id="627" w:author="Михаил" w:date="2023-12-24T00:13:00Z">
              <w:tcPr>
                <w:tcW w:w="3256" w:type="dxa"/>
              </w:tcPr>
            </w:tcPrChange>
          </w:tcPr>
          <w:p w:rsidR="001C774B" w:rsidRPr="001C774B" w:rsidDel="00A17190" w:rsidRDefault="001C774B" w:rsidP="001C774B">
            <w:pPr>
              <w:jc w:val="center"/>
              <w:rPr>
                <w:del w:id="628" w:author="Михаил" w:date="2023-12-24T00:14:00Z"/>
                <w:rFonts w:ascii="Times New Roman" w:hAnsi="Times New Roman" w:cs="Times New Roman"/>
                <w:sz w:val="28"/>
                <w:szCs w:val="28"/>
              </w:rPr>
            </w:pPr>
            <w:del w:id="629" w:author="Михаил" w:date="2023-12-24T00:14:00Z">
              <w:r w:rsidRPr="001C774B" w:rsidDel="00A17190">
                <w:rPr>
                  <w:rFonts w:ascii="Times New Roman" w:hAnsi="Times New Roman" w:cs="Times New Roman"/>
                  <w:sz w:val="28"/>
                  <w:szCs w:val="28"/>
                </w:rPr>
                <w:delText>Входные данные</w:delText>
              </w:r>
            </w:del>
          </w:p>
        </w:tc>
        <w:tc>
          <w:tcPr>
            <w:tcW w:w="2627" w:type="dxa"/>
            <w:tcPrChange w:id="630" w:author="Михаил" w:date="2023-12-24T00:13:00Z">
              <w:tcPr>
                <w:tcW w:w="3257" w:type="dxa"/>
              </w:tcPr>
            </w:tcPrChange>
          </w:tcPr>
          <w:p w:rsidR="001C774B" w:rsidRPr="001C774B" w:rsidDel="00A17190" w:rsidRDefault="001C774B" w:rsidP="001C774B">
            <w:pPr>
              <w:jc w:val="center"/>
              <w:rPr>
                <w:del w:id="631" w:author="Михаил" w:date="2023-12-24T00:14:00Z"/>
                <w:rFonts w:ascii="Times New Roman" w:hAnsi="Times New Roman" w:cs="Times New Roman"/>
                <w:sz w:val="28"/>
                <w:szCs w:val="28"/>
              </w:rPr>
            </w:pPr>
            <w:del w:id="632" w:author="Михаил" w:date="2023-12-24T00:14:00Z">
              <w:r w:rsidRPr="001C774B" w:rsidDel="00A17190">
                <w:rPr>
                  <w:rFonts w:ascii="Times New Roman" w:hAnsi="Times New Roman" w:cs="Times New Roman"/>
                  <w:sz w:val="28"/>
                  <w:szCs w:val="28"/>
                </w:rPr>
                <w:delText>Ожидаемые результаты</w:delText>
              </w:r>
            </w:del>
          </w:p>
        </w:tc>
      </w:tr>
      <w:tr w:rsidR="001C774B" w:rsidRPr="00591CD7" w:rsidDel="00A17190" w:rsidTr="00A17190">
        <w:trPr>
          <w:trHeight w:val="3594"/>
          <w:del w:id="633" w:author="Михаил" w:date="2023-12-24T00:14:00Z"/>
          <w:trPrChange w:id="634" w:author="Михаил" w:date="2023-12-24T00:13:00Z">
            <w:trPr>
              <w:trHeight w:val="416"/>
            </w:trPr>
          </w:trPrChange>
        </w:trPr>
        <w:tc>
          <w:tcPr>
            <w:tcW w:w="2626" w:type="dxa"/>
            <w:tcPrChange w:id="635" w:author="Михаил" w:date="2023-12-24T00:13:00Z">
              <w:tcPr>
                <w:tcW w:w="3256" w:type="dxa"/>
              </w:tcPr>
            </w:tcPrChange>
          </w:tcPr>
          <w:p w:rsidR="001C774B" w:rsidDel="00A17190" w:rsidRDefault="001C774B" w:rsidP="001C774B">
            <w:pPr>
              <w:rPr>
                <w:del w:id="636" w:author="Михаил" w:date="2023-12-24T00:14:00Z"/>
              </w:rPr>
            </w:pPr>
          </w:p>
        </w:tc>
        <w:tc>
          <w:tcPr>
            <w:tcW w:w="2626" w:type="dxa"/>
            <w:tcPrChange w:id="637" w:author="Михаил" w:date="2023-12-24T00:13:00Z">
              <w:tcPr>
                <w:tcW w:w="3256" w:type="dxa"/>
              </w:tcPr>
            </w:tcPrChange>
          </w:tcPr>
          <w:p w:rsidR="00F45E67" w:rsidRPr="000D7C26" w:rsidDel="00A17190" w:rsidRDefault="00F45E67" w:rsidP="00BF251B">
            <w:pPr>
              <w:rPr>
                <w:del w:id="638" w:author="Михаил" w:date="2023-12-24T00:14:00Z"/>
              </w:rPr>
            </w:pPr>
          </w:p>
        </w:tc>
        <w:tc>
          <w:tcPr>
            <w:tcW w:w="2626" w:type="dxa"/>
            <w:tcPrChange w:id="639" w:author="Михаил" w:date="2023-12-24T00:13:00Z">
              <w:tcPr>
                <w:tcW w:w="3256" w:type="dxa"/>
              </w:tcPr>
            </w:tcPrChange>
          </w:tcPr>
          <w:p w:rsidR="00591CD7" w:rsidRPr="000D7C26" w:rsidDel="00A17190" w:rsidRDefault="00591CD7">
            <w:pPr>
              <w:pStyle w:val="a6"/>
              <w:numPr>
                <w:ilvl w:val="0"/>
                <w:numId w:val="1"/>
              </w:numPr>
              <w:rPr>
                <w:del w:id="640" w:author="Михаил" w:date="2023-12-24T00:14:00Z"/>
              </w:rPr>
              <w:pPrChange w:id="641" w:author="Михаил" w:date="2023-12-23T23:54:00Z">
                <w:pPr>
                  <w:framePr w:hSpace="180" w:wrap="around" w:vAnchor="text" w:hAnchor="page" w:x="2881" w:y="214"/>
                </w:pPr>
              </w:pPrChange>
            </w:pPr>
          </w:p>
        </w:tc>
        <w:tc>
          <w:tcPr>
            <w:tcW w:w="2627" w:type="dxa"/>
            <w:tcPrChange w:id="642" w:author="Михаил" w:date="2023-12-24T00:13:00Z">
              <w:tcPr>
                <w:tcW w:w="3257" w:type="dxa"/>
              </w:tcPr>
            </w:tcPrChange>
          </w:tcPr>
          <w:p w:rsidR="00783B80" w:rsidRPr="000D7C26" w:rsidDel="00A17190" w:rsidRDefault="00783B80" w:rsidP="001C774B">
            <w:pPr>
              <w:rPr>
                <w:del w:id="643" w:author="Михаил" w:date="2023-12-24T00:14:00Z"/>
              </w:rPr>
            </w:pPr>
          </w:p>
        </w:tc>
      </w:tr>
      <w:tr w:rsidR="001C774B" w:rsidRPr="00591CD7" w:rsidDel="00A17190" w:rsidTr="00A17190">
        <w:trPr>
          <w:trHeight w:val="1521"/>
          <w:del w:id="644" w:author="Михаил" w:date="2023-12-24T00:14:00Z"/>
          <w:trPrChange w:id="645" w:author="Михаил" w:date="2023-12-24T00:13:00Z">
            <w:trPr>
              <w:trHeight w:val="416"/>
            </w:trPr>
          </w:trPrChange>
        </w:trPr>
        <w:tc>
          <w:tcPr>
            <w:tcW w:w="2626" w:type="dxa"/>
            <w:tcPrChange w:id="646" w:author="Михаил" w:date="2023-12-24T00:13:00Z">
              <w:tcPr>
                <w:tcW w:w="3256" w:type="dxa"/>
              </w:tcPr>
            </w:tcPrChange>
          </w:tcPr>
          <w:p w:rsidR="001C774B" w:rsidRPr="000D7C26" w:rsidDel="00A17190" w:rsidRDefault="001C774B" w:rsidP="001C774B">
            <w:pPr>
              <w:rPr>
                <w:del w:id="647" w:author="Михаил" w:date="2023-12-24T00:14:00Z"/>
              </w:rPr>
            </w:pPr>
          </w:p>
        </w:tc>
        <w:tc>
          <w:tcPr>
            <w:tcW w:w="2626" w:type="dxa"/>
            <w:tcPrChange w:id="648" w:author="Михаил" w:date="2023-12-24T00:13:00Z">
              <w:tcPr>
                <w:tcW w:w="3256" w:type="dxa"/>
              </w:tcPr>
            </w:tcPrChange>
          </w:tcPr>
          <w:p w:rsidR="001C774B" w:rsidRPr="00591CD7" w:rsidDel="00A17190" w:rsidRDefault="001C774B" w:rsidP="001C774B">
            <w:pPr>
              <w:rPr>
                <w:del w:id="649" w:author="Михаил" w:date="2023-12-24T00:14:00Z"/>
              </w:rPr>
            </w:pPr>
          </w:p>
        </w:tc>
        <w:tc>
          <w:tcPr>
            <w:tcW w:w="2626" w:type="dxa"/>
            <w:tcPrChange w:id="650" w:author="Михаил" w:date="2023-12-24T00:13:00Z">
              <w:tcPr>
                <w:tcW w:w="3256" w:type="dxa"/>
              </w:tcPr>
            </w:tcPrChange>
          </w:tcPr>
          <w:p w:rsidR="00783B80" w:rsidRPr="000D7C26" w:rsidDel="00A17190" w:rsidRDefault="00783B80">
            <w:pPr>
              <w:pStyle w:val="a6"/>
              <w:numPr>
                <w:ilvl w:val="0"/>
                <w:numId w:val="2"/>
              </w:numPr>
              <w:rPr>
                <w:del w:id="651" w:author="Михаил" w:date="2023-12-24T00:14:00Z"/>
              </w:rPr>
              <w:pPrChange w:id="652" w:author="Михаил" w:date="2023-12-24T00:05:00Z">
                <w:pPr>
                  <w:framePr w:hSpace="180" w:wrap="around" w:vAnchor="text" w:hAnchor="page" w:x="2881" w:y="214"/>
                </w:pPr>
              </w:pPrChange>
            </w:pPr>
          </w:p>
        </w:tc>
        <w:tc>
          <w:tcPr>
            <w:tcW w:w="2627" w:type="dxa"/>
            <w:tcPrChange w:id="653" w:author="Михаил" w:date="2023-12-24T00:13:00Z">
              <w:tcPr>
                <w:tcW w:w="3257" w:type="dxa"/>
              </w:tcPr>
            </w:tcPrChange>
          </w:tcPr>
          <w:p w:rsidR="001C774B" w:rsidRPr="000D7C26" w:rsidDel="00A17190" w:rsidRDefault="001C774B" w:rsidP="001C774B">
            <w:pPr>
              <w:rPr>
                <w:del w:id="654" w:author="Михаил" w:date="2023-12-24T00:14:00Z"/>
              </w:rPr>
            </w:pPr>
          </w:p>
        </w:tc>
      </w:tr>
    </w:tbl>
    <w:p w:rsidR="00431D16" w:rsidRDefault="00431D16">
      <w:pPr>
        <w:rPr>
          <w:ins w:id="655" w:author="Михаил" w:date="2023-12-24T00:48:00Z"/>
        </w:rPr>
      </w:pPr>
    </w:p>
    <w:p w:rsidR="00431D16" w:rsidRPr="00431D16" w:rsidRDefault="00431D16">
      <w:pPr>
        <w:rPr>
          <w:ins w:id="656" w:author="Михаил" w:date="2023-12-24T00:48:00Z"/>
        </w:rPr>
      </w:pPr>
    </w:p>
    <w:p w:rsidR="00431D16" w:rsidRPr="00431D16" w:rsidRDefault="00431D16">
      <w:pPr>
        <w:rPr>
          <w:ins w:id="657" w:author="Михаил" w:date="2023-12-24T00:48:00Z"/>
        </w:rPr>
      </w:pPr>
    </w:p>
    <w:p w:rsidR="00431D16" w:rsidRPr="00431D16" w:rsidRDefault="00431D16">
      <w:pPr>
        <w:rPr>
          <w:ins w:id="658" w:author="Михаил" w:date="2023-12-24T00:48:00Z"/>
        </w:rPr>
      </w:pPr>
    </w:p>
    <w:p w:rsidR="00431D16" w:rsidRDefault="00431D16" w:rsidP="00431D16">
      <w:pPr>
        <w:rPr>
          <w:ins w:id="659" w:author="Михаил" w:date="2023-12-24T00:48:00Z"/>
        </w:rPr>
      </w:pPr>
    </w:p>
    <w:p w:rsidR="003E1221" w:rsidRPr="00431D16" w:rsidRDefault="003E1221">
      <w:pPr>
        <w:jc w:val="center"/>
        <w:pPrChange w:id="660" w:author="Михаил" w:date="2023-12-24T00:48:00Z">
          <w:pPr/>
        </w:pPrChange>
      </w:pPr>
    </w:p>
    <w:sectPr w:rsidR="003E1221" w:rsidRPr="00431D16" w:rsidSect="00C0499D">
      <w:pgSz w:w="16838" w:h="11906" w:orient="landscape"/>
      <w:pgMar w:top="238" w:right="249" w:bottom="244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7577B"/>
    <w:multiLevelType w:val="hybridMultilevel"/>
    <w:tmpl w:val="6C1E1AFC"/>
    <w:lvl w:ilvl="0" w:tplc="D2AE14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C15D10"/>
    <w:multiLevelType w:val="hybridMultilevel"/>
    <w:tmpl w:val="76AAD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2B31EC"/>
    <w:multiLevelType w:val="hybridMultilevel"/>
    <w:tmpl w:val="158AA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2F13CF"/>
    <w:multiLevelType w:val="hybridMultilevel"/>
    <w:tmpl w:val="CD2E16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885DE1"/>
    <w:multiLevelType w:val="hybridMultilevel"/>
    <w:tmpl w:val="40E4C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DE6CBA"/>
    <w:multiLevelType w:val="hybridMultilevel"/>
    <w:tmpl w:val="5ECE82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Михаил">
    <w15:presenceInfo w15:providerId="None" w15:userId="Михаил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B6F"/>
    <w:rsid w:val="000B4F02"/>
    <w:rsid w:val="000D7C26"/>
    <w:rsid w:val="001C774B"/>
    <w:rsid w:val="001D6AF6"/>
    <w:rsid w:val="00345F66"/>
    <w:rsid w:val="003E1221"/>
    <w:rsid w:val="00403B6F"/>
    <w:rsid w:val="00431D16"/>
    <w:rsid w:val="004602C4"/>
    <w:rsid w:val="004C3DB1"/>
    <w:rsid w:val="00520FEE"/>
    <w:rsid w:val="005259F5"/>
    <w:rsid w:val="00591CD7"/>
    <w:rsid w:val="006546E0"/>
    <w:rsid w:val="006B06D4"/>
    <w:rsid w:val="00783B80"/>
    <w:rsid w:val="008F13E5"/>
    <w:rsid w:val="008F7030"/>
    <w:rsid w:val="00934794"/>
    <w:rsid w:val="00940A31"/>
    <w:rsid w:val="00986A0F"/>
    <w:rsid w:val="00A17190"/>
    <w:rsid w:val="00B30441"/>
    <w:rsid w:val="00B54E8C"/>
    <w:rsid w:val="00BF251B"/>
    <w:rsid w:val="00C0499D"/>
    <w:rsid w:val="00C04BA5"/>
    <w:rsid w:val="00C5556A"/>
    <w:rsid w:val="00D14BFD"/>
    <w:rsid w:val="00EF72E7"/>
    <w:rsid w:val="00F03832"/>
    <w:rsid w:val="00F45E67"/>
    <w:rsid w:val="00FC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CAC3A"/>
  <w15:chartTrackingRefBased/>
  <w15:docId w15:val="{C7226C0C-62EE-4E9A-BF94-AFEB65F13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C7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D6A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D6AF6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91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B4D89-924C-4CE5-90D2-A15A6C23E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4</Pages>
  <Words>720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8</cp:revision>
  <dcterms:created xsi:type="dcterms:W3CDTF">2023-12-23T20:10:00Z</dcterms:created>
  <dcterms:modified xsi:type="dcterms:W3CDTF">2023-12-24T09:00:00Z</dcterms:modified>
</cp:coreProperties>
</file>